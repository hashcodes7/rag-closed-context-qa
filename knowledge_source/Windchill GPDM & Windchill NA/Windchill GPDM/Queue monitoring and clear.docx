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E562B" w:rsidP="158ECCD7" w:rsidRDefault="005E562B" w14:paraId="32B435B1" w14:textId="608D68E9">
      <w:pPr>
        <w:spacing w:line="276" w:lineRule="auto"/>
        <w:jc w:val="both"/>
        <w:rPr>
          <w:rFonts w:ascii="Times New Roman" w:hAnsi="Times New Roman" w:eastAsia="Times New Roman" w:cs="Times New Roman"/>
        </w:rPr>
      </w:pPr>
    </w:p>
    <w:p w:rsidR="005E562B" w:rsidP="005E562B" w:rsidRDefault="005E562B" w14:paraId="2C008486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411C12F3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10C81911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439FC510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38ECBF5C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647C02C4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59778ACB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                            </w:t>
      </w:r>
    </w:p>
    <w:p w:rsidR="005E562B" w:rsidP="005E562B" w:rsidRDefault="005E562B" w14:paraId="5DE4BF7F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2609538F" w14:textId="40A4C843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               </w:t>
      </w:r>
      <w:r w:rsidR="003A48A9"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Pr="158ECCD7">
        <w:rPr>
          <w:rFonts w:ascii="Times New Roman" w:hAnsi="Times New Roman" w:eastAsia="Times New Roman" w:cs="Times New Roman"/>
          <w:b/>
          <w:bCs/>
          <w:sz w:val="32"/>
          <w:szCs w:val="32"/>
        </w:rPr>
        <w:t>Queue Monitoring</w:t>
      </w:r>
      <w:r w:rsidR="003A48A9"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For Windchill GPDM</w:t>
      </w:r>
    </w:p>
    <w:p w:rsidR="005E562B" w:rsidP="005E562B" w:rsidRDefault="005E562B" w14:paraId="68EFE5A7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76516E92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3A501711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4AF73003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15EE0450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0B64A46B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54B90A6C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5FB03AA1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76CB2493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5E562B" w:rsidP="005E562B" w:rsidRDefault="005E562B" w14:paraId="410428C8" w14:textId="77777777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DD62FF" w:rsidP="00DD62FF" w:rsidRDefault="00DD62FF" w14:paraId="55BE0DCE" w14:textId="79B61FE7">
      <w:pPr>
        <w:pStyle w:val="TOCHeading"/>
        <w:rPr>
          <w:b/>
          <w:bCs/>
          <w:noProof/>
        </w:rPr>
      </w:pPr>
    </w:p>
    <w:p w:rsidR="00DD62FF" w:rsidP="00DD62FF" w:rsidRDefault="00DD62FF" w14:paraId="32E131F1" w14:textId="77777777">
      <w:pPr>
        <w:rPr>
          <w:lang w:eastAsia="en-US"/>
        </w:rPr>
      </w:pPr>
    </w:p>
    <w:p w:rsidR="00DD62FF" w:rsidP="00DD62FF" w:rsidRDefault="00DD62FF" w14:paraId="00644658" w14:textId="77777777">
      <w:pPr>
        <w:rPr>
          <w:lang w:eastAsia="en-US"/>
        </w:rPr>
      </w:pPr>
    </w:p>
    <w:sdt>
      <w:sdtPr>
        <w:id w:val="-1049302338"/>
        <w:docPartObj>
          <w:docPartGallery w:val="Table of Contents"/>
          <w:docPartUnique/>
        </w:docPartObj>
        <w:rPr>
          <w:rFonts w:ascii="Aptos" w:hAnsi="Aptos" w:eastAsia="ＭＳ 明朝" w:cs="Times New Roman" w:asciiTheme="minorAscii" w:hAnsiTheme="minorAscii" w:eastAsiaTheme="minorEastAsia"/>
          <w:color w:val="auto"/>
          <w:sz w:val="22"/>
          <w:szCs w:val="22"/>
          <w:lang w:eastAsia="ja-JP"/>
        </w:rPr>
      </w:sdtPr>
      <w:sdtEndPr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eastAsia="ja-JP"/>
        </w:rPr>
      </w:sdtEndPr>
      <w:sdtContent>
        <w:p w:rsidR="00DD62FF" w:rsidRDefault="00DD62FF" w14:paraId="0F6E5A52" w14:textId="02826DCB">
          <w:pPr>
            <w:pStyle w:val="TOCHeading"/>
          </w:pPr>
          <w:r>
            <w:t>Table of Contents</w:t>
          </w:r>
        </w:p>
        <w:p w:rsidRPr="00DD62FF" w:rsidR="00DD62FF" w:rsidP="00DD62FF" w:rsidRDefault="00DD62FF" w14:paraId="178BBF4D" w14:textId="766B7423">
          <w:pPr>
            <w:rPr>
              <w:rFonts w:eastAsia="Times New Roman"/>
              <w:b/>
              <w:bCs/>
            </w:rPr>
          </w:pPr>
          <w:r w:rsidRPr="00713C4E">
            <w:rPr>
              <w:rFonts w:eastAsia="Times New Roman"/>
              <w:b/>
              <w:bCs/>
            </w:rPr>
            <w:t>General:</w:t>
          </w:r>
          <w:r>
            <w:ptab w:alignment="right" w:relativeTo="margin" w:leader="dot"/>
          </w:r>
          <w:r w:rsidR="004564D7">
            <w:t>3</w:t>
          </w:r>
        </w:p>
        <w:p w:rsidR="00DD62FF" w:rsidRDefault="00A66108" w14:paraId="6736B9B2" w14:textId="1804422D">
          <w:pPr>
            <w:pStyle w:val="TOC2"/>
            <w:ind w:left="216"/>
          </w:pPr>
          <w:r w:rsidRPr="00A66108">
            <w:rPr>
              <w:rFonts w:ascii="Times New Roman" w:hAnsi="Times New Roman" w:eastAsia="Times New Roman"/>
            </w:rPr>
            <w:t>CAD Worker Queues</w:t>
          </w:r>
          <w:r w:rsidRPr="2C8A612E">
            <w:rPr>
              <w:rFonts w:ascii="Times New Roman" w:hAnsi="Times New Roman" w:eastAsia="Times New Roman"/>
              <w:b/>
              <w:bCs/>
            </w:rPr>
            <w:t xml:space="preserve"> </w:t>
          </w:r>
          <w:r w:rsidR="00DD62FF">
            <w:ptab w:alignment="right" w:relativeTo="margin" w:leader="dot"/>
          </w:r>
          <w:r w:rsidR="004564D7">
            <w:t>3</w:t>
          </w:r>
        </w:p>
        <w:p w:rsidR="00DD62FF" w:rsidP="00A66108" w:rsidRDefault="00A66108" w14:paraId="397EE1DE" w14:textId="5C1D47E3">
          <w:pPr>
            <w:pStyle w:val="TOC3"/>
            <w:ind w:left="0"/>
          </w:pPr>
          <w:r>
            <w:rPr>
              <w:rFonts w:ascii="Times New Roman" w:hAnsi="Times New Roman" w:eastAsia="Times New Roman"/>
              <w:b/>
              <w:bCs/>
            </w:rPr>
            <w:t xml:space="preserve">    </w:t>
          </w:r>
          <w:r w:rsidRPr="00A66108">
            <w:rPr>
              <w:rFonts w:ascii="Times New Roman" w:hAnsi="Times New Roman" w:eastAsia="Times New Roman"/>
            </w:rPr>
            <w:t>Office Worker Queues</w:t>
          </w:r>
          <w:r>
            <w:t xml:space="preserve"> </w:t>
          </w:r>
          <w:r w:rsidR="00DD62FF">
            <w:ptab w:alignment="right" w:relativeTo="margin" w:leader="dot"/>
          </w:r>
          <w:r w:rsidR="00DD62FF">
            <w:t>3</w:t>
          </w:r>
        </w:p>
        <w:p w:rsidR="00417661" w:rsidP="00417661" w:rsidRDefault="00417661" w14:paraId="10D57C93" w14:textId="135360F9">
          <w:pPr>
            <w:rPr>
              <w:rFonts w:ascii="Times New Roman" w:hAnsi="Times New Roman" w:eastAsia="Times New Roman" w:cs="Times New Roman"/>
              <w:b/>
              <w:bCs/>
            </w:rPr>
          </w:pPr>
          <w:r>
            <w:rPr>
              <w:lang w:eastAsia="en-US"/>
            </w:rPr>
            <w:t xml:space="preserve">    </w:t>
          </w:r>
          <w:r w:rsidRPr="00A67F42" w:rsidR="00A67F42">
            <w:rPr>
              <w:rFonts w:ascii="Times New Roman" w:hAnsi="Times New Roman" w:eastAsia="Times New Roman" w:cs="Times New Roman"/>
            </w:rPr>
            <w:t>WfUserWorkQueue…………………………………………………………………………......</w:t>
          </w:r>
          <w:r w:rsidRPr="004564D7" w:rsidR="004564D7">
            <w:rPr>
              <w:rFonts w:ascii="Times New Roman" w:hAnsi="Times New Roman" w:eastAsia="Times New Roman" w:cs="Times New Roman"/>
            </w:rPr>
            <w:t>4</w:t>
          </w:r>
        </w:p>
        <w:p w:rsidRPr="00A67F42" w:rsidR="00A67F42" w:rsidP="00417661" w:rsidRDefault="00A67F42" w14:paraId="7042B173" w14:textId="00BBE67C">
          <w:pPr>
            <w:rPr>
              <w:lang w:eastAsia="en-US"/>
            </w:rPr>
          </w:pPr>
          <w:r>
            <w:rPr>
              <w:rFonts w:ascii="Times New Roman" w:hAnsi="Times New Roman" w:eastAsia="Times New Roman" w:cs="Times New Roman"/>
              <w:b/>
              <w:bCs/>
            </w:rPr>
            <w:t xml:space="preserve">   </w:t>
          </w:r>
          <w:r w:rsidRPr="00A67F42">
            <w:rPr>
              <w:rFonts w:ascii="Times New Roman" w:hAnsi="Times New Roman" w:eastAsia="Times New Roman" w:cs="Times New Roman"/>
            </w:rPr>
            <w:t>WfPropagationQueue</w:t>
          </w:r>
          <w:r>
            <w:rPr>
              <w:rFonts w:ascii="Times New Roman" w:hAnsi="Times New Roman" w:eastAsia="Times New Roman" w:cs="Times New Roman"/>
            </w:rPr>
            <w:t>……………………………………………………………………………</w:t>
          </w:r>
          <w:r w:rsidR="004564D7">
            <w:rPr>
              <w:rFonts w:ascii="Times New Roman" w:hAnsi="Times New Roman" w:eastAsia="Times New Roman" w:cs="Times New Roman"/>
            </w:rPr>
            <w:t>5</w:t>
          </w:r>
        </w:p>
        <w:p w:rsidR="00A67F42" w:rsidP="00A67F42" w:rsidRDefault="00A67F42" w14:paraId="247858AD" w14:textId="004D06D0">
          <w:pPr>
            <w:pStyle w:val="TOC1"/>
            <w:rPr>
              <w:b/>
              <w:bCs/>
            </w:rPr>
          </w:pPr>
          <w:r w:rsidRPr="158ECCD7">
            <w:rPr>
              <w:rFonts w:ascii="Times New Roman" w:hAnsi="Times New Roman" w:eastAsia="Times New Roman" w:cs="Times New Roman"/>
              <w:b/>
              <w:bCs/>
            </w:rPr>
            <w:t>Handling Severe Entries in IndexQueue1 and IndexQueue2</w:t>
          </w:r>
          <w:r>
            <w:rPr>
              <w:rFonts w:ascii="Times New Roman" w:hAnsi="Times New Roman" w:eastAsia="Times New Roman" w:cs="Times New Roman"/>
              <w:b/>
              <w:bCs/>
            </w:rPr>
            <w:t xml:space="preserve"> </w:t>
          </w:r>
          <w:r w:rsidRPr="00A67F42" w:rsidR="00DD62FF">
            <w:ptab w:alignment="right" w:relativeTo="margin" w:leader="dot"/>
          </w:r>
          <w:r w:rsidRPr="004564D7" w:rsidR="004564D7">
            <w:rPr>
              <w:rFonts w:ascii="Times New Roman" w:hAnsi="Times New Roman" w:cs="Times New Roman"/>
            </w:rPr>
            <w:t>5</w:t>
          </w:r>
        </w:p>
        <w:p w:rsidR="00A67F42" w:rsidP="00A67F42" w:rsidRDefault="00A67F42" w14:paraId="1B00327F" w14:textId="20E578D3">
          <w:pPr>
            <w:spacing w:before="240" w:after="240"/>
            <w:jc w:val="both"/>
            <w:rPr>
              <w:rFonts w:ascii="Times New Roman" w:hAnsi="Times New Roman" w:eastAsia="Times New Roman" w:cs="Times New Roman"/>
            </w:rPr>
          </w:pPr>
          <w:r w:rsidRPr="158ECCD7">
            <w:rPr>
              <w:rFonts w:ascii="Times New Roman" w:hAnsi="Times New Roman" w:eastAsia="Times New Roman" w:cs="Times New Roman"/>
              <w:b/>
              <w:bCs/>
            </w:rPr>
            <w:t>Generic Queue Monitoring</w:t>
          </w:r>
          <w:r w:rsidRPr="00A67F42">
            <w:rPr>
              <w:rFonts w:ascii="Times New Roman" w:hAnsi="Times New Roman" w:eastAsia="Times New Roman" w:cs="Times New Roman"/>
            </w:rPr>
            <w:t>………………………………………………………………………</w:t>
          </w:r>
          <w:r w:rsidRPr="004564D7" w:rsidR="004564D7">
            <w:rPr>
              <w:rFonts w:ascii="Times New Roman" w:hAnsi="Times New Roman" w:eastAsia="Times New Roman" w:cs="Times New Roman"/>
              <w:sz w:val="22"/>
              <w:szCs w:val="22"/>
            </w:rPr>
            <w:t>5</w:t>
          </w:r>
        </w:p>
        <w:p w:rsidR="00A67F42" w:rsidP="00A67F42" w:rsidRDefault="00A67F42" w14:paraId="7F832C3B" w14:textId="4F108120">
          <w:pPr>
            <w:spacing w:after="0"/>
            <w:jc w:val="both"/>
            <w:rPr>
              <w:rFonts w:ascii="Times New Roman" w:hAnsi="Times New Roman" w:eastAsia="Times New Roman" w:cs="Times New Roman"/>
              <w:sz w:val="22"/>
              <w:szCs w:val="22"/>
            </w:rPr>
          </w:pPr>
          <w:r w:rsidRPr="00A67F42">
            <w:rPr>
              <w:rFonts w:ascii="Times New Roman" w:hAnsi="Times New Roman" w:eastAsia="Times New Roman" w:cs="Times New Roman"/>
            </w:rPr>
            <w:t xml:space="preserve">     List of Other Queues to Monitor</w: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t>…………………………………………………………………….</w:t>
          </w:r>
          <w:r w:rsidR="003A48A9">
            <w:rPr>
              <w:rFonts w:ascii="Times New Roman" w:hAnsi="Times New Roman" w:eastAsia="Times New Roman" w:cs="Times New Roman"/>
              <w:sz w:val="22"/>
              <w:szCs w:val="22"/>
            </w:rPr>
            <w:t>.</w:t>
          </w:r>
          <w:r w:rsidR="004564D7">
            <w:rPr>
              <w:rFonts w:ascii="Times New Roman" w:hAnsi="Times New Roman" w:eastAsia="Times New Roman" w:cs="Times New Roman"/>
              <w:sz w:val="22"/>
              <w:szCs w:val="22"/>
            </w:rPr>
            <w:t>5</w:t>
          </w:r>
        </w:p>
        <w:p w:rsidRPr="00A67F42" w:rsidR="00A67F42" w:rsidP="00A67F42" w:rsidRDefault="00A67F42" w14:paraId="737B299C" w14:textId="6C320BA0">
          <w:pPr>
            <w:spacing w:after="0"/>
            <w:jc w:val="both"/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b/>
              <w:bCs/>
            </w:rPr>
            <w:t xml:space="preserve">   </w:t>
          </w:r>
          <w:r w:rsidR="004564D7">
            <w:rPr>
              <w:rFonts w:ascii="Times New Roman" w:hAnsi="Times New Roman" w:eastAsia="Times New Roman" w:cs="Times New Roman"/>
              <w:b/>
              <w:bCs/>
            </w:rPr>
            <w:t xml:space="preserve">  </w:t>
          </w:r>
          <w:r w:rsidRPr="00A67F42">
            <w:rPr>
              <w:rFonts w:ascii="Times New Roman" w:hAnsi="Times New Roman" w:eastAsia="Times New Roman" w:cs="Times New Roman"/>
            </w:rPr>
            <w:t>Action Required</w:t>
          </w:r>
          <w:r w:rsidR="004564D7">
            <w:rPr>
              <w:rFonts w:ascii="Times New Roman" w:hAnsi="Times New Roman" w:eastAsia="Times New Roman" w:cs="Times New Roman"/>
            </w:rPr>
            <w:t>………………………………………………………………………………..5</w:t>
          </w:r>
        </w:p>
        <w:p w:rsidRPr="00A67F42" w:rsidR="00A67F42" w:rsidP="00A67F42" w:rsidRDefault="00A67F42" w14:paraId="611165CC" w14:textId="77777777">
          <w:pPr>
            <w:spacing w:after="0"/>
            <w:jc w:val="both"/>
            <w:rPr>
              <w:rFonts w:ascii="Times New Roman" w:hAnsi="Times New Roman" w:eastAsia="Times New Roman" w:cs="Times New Roman"/>
              <w:sz w:val="22"/>
              <w:szCs w:val="22"/>
            </w:rPr>
          </w:pPr>
        </w:p>
        <w:p w:rsidR="00A67F42" w:rsidP="00A67F42" w:rsidRDefault="00A67F42" w14:paraId="78340A7C" w14:textId="77777777">
          <w:pPr>
            <w:spacing w:before="240" w:after="240"/>
            <w:jc w:val="both"/>
            <w:rPr>
              <w:rFonts w:ascii="Times New Roman" w:hAnsi="Times New Roman" w:eastAsia="Times New Roman" w:cs="Times New Roman"/>
              <w:b/>
              <w:bCs/>
            </w:rPr>
          </w:pPr>
        </w:p>
        <w:p w:rsidRPr="00A67F42" w:rsidR="00A67F42" w:rsidP="00A67F42" w:rsidRDefault="00A67F42" w14:paraId="5EB32E33" w14:textId="77777777"/>
        <w:p w:rsidRPr="00A67F42" w:rsidR="00DD62FF" w:rsidP="00A67F42" w:rsidRDefault="00B52C91" w14:paraId="281714F0" w14:textId="63B150DF"/>
      </w:sdtContent>
    </w:sdt>
    <w:p w:rsidR="00DD62FF" w:rsidP="00DD62FF" w:rsidRDefault="00DD62FF" w14:paraId="2E0BCAAA" w14:textId="60BC89A2">
      <w:pPr>
        <w:pStyle w:val="TOCHeading"/>
      </w:pPr>
    </w:p>
    <w:p w:rsidR="00DD62FF" w:rsidP="00DD62FF" w:rsidRDefault="00DD62FF" w14:paraId="208555F4" w14:textId="77777777">
      <w:pPr>
        <w:rPr>
          <w:lang w:eastAsia="en-US"/>
        </w:rPr>
      </w:pPr>
    </w:p>
    <w:p w:rsidRPr="00DC59FA" w:rsidR="00DD62FF" w:rsidP="00DD62FF" w:rsidRDefault="00DD62FF" w14:paraId="30F290E3" w14:textId="77777777">
      <w:pPr>
        <w:rPr>
          <w:lang w:val="en-IN" w:eastAsia="en-US"/>
        </w:rPr>
      </w:pPr>
    </w:p>
    <w:p w:rsidR="00DD62FF" w:rsidP="00DD62FF" w:rsidRDefault="00DD62FF" w14:paraId="6396CF57" w14:textId="77777777">
      <w:pPr>
        <w:rPr>
          <w:lang w:eastAsia="en-US"/>
        </w:rPr>
      </w:pPr>
    </w:p>
    <w:p w:rsidR="00DD62FF" w:rsidP="00DD62FF" w:rsidRDefault="00DD62FF" w14:paraId="48FF10B5" w14:textId="77777777">
      <w:pPr>
        <w:rPr>
          <w:lang w:eastAsia="en-US"/>
        </w:rPr>
      </w:pPr>
    </w:p>
    <w:p w:rsidR="00DD62FF" w:rsidP="00DD62FF" w:rsidRDefault="00DD62FF" w14:paraId="79789DF2" w14:textId="77777777">
      <w:pPr>
        <w:rPr>
          <w:lang w:eastAsia="en-US"/>
        </w:rPr>
      </w:pPr>
    </w:p>
    <w:p w:rsidR="00DD62FF" w:rsidP="00DD62FF" w:rsidRDefault="00DD62FF" w14:paraId="578C2D99" w14:textId="77777777">
      <w:pPr>
        <w:rPr>
          <w:lang w:eastAsia="en-US"/>
        </w:rPr>
      </w:pPr>
    </w:p>
    <w:p w:rsidR="00DD62FF" w:rsidP="00DD62FF" w:rsidRDefault="00DD62FF" w14:paraId="141F7EB6" w14:textId="77777777">
      <w:pPr>
        <w:rPr>
          <w:lang w:eastAsia="en-US"/>
        </w:rPr>
      </w:pPr>
    </w:p>
    <w:p w:rsidRPr="003A48A9" w:rsidR="003A48A9" w:rsidP="00A007C1" w:rsidRDefault="596734F4" w14:paraId="0FAB2463" w14:textId="708CE487">
      <w:pPr>
        <w:jc w:val="both"/>
        <w:rPr>
          <w:rFonts w:ascii="Times New Roman" w:hAnsi="Times New Roman" w:eastAsia="Times New Roman" w:cs="Times New Roman"/>
          <w:lang w:val="en-IN"/>
        </w:rPr>
      </w:pPr>
      <w:r w:rsidRPr="3BDA5BAF">
        <w:rPr>
          <w:rFonts w:ascii="Times New Roman" w:hAnsi="Times New Roman" w:eastAsia="Times New Roman" w:cs="Times New Roman"/>
        </w:rPr>
        <w:t>               ​</w:t>
      </w:r>
      <w:r w:rsidRPr="3BDA5BAF">
        <w:rPr>
          <w:rFonts w:ascii="Times New Roman" w:hAnsi="Times New Roman" w:eastAsia="Times New Roman" w:cs="Times New Roman"/>
          <w:lang w:val="en-IN"/>
        </w:rPr>
        <w:t> </w:t>
      </w:r>
    </w:p>
    <w:p w:rsidRPr="00A007C1" w:rsidR="00A007C1" w:rsidP="00A007C1" w:rsidRDefault="00A007C1" w14:paraId="7B94C855" w14:textId="28A2FC05">
      <w:pPr>
        <w:jc w:val="both"/>
        <w:rPr>
          <w:rFonts w:ascii="Times New Roman" w:hAnsi="Times New Roman" w:eastAsia="Times New Roman" w:cs="Times New Roman"/>
          <w:lang w:val="en-CA"/>
        </w:rPr>
      </w:pPr>
      <w:r w:rsidRPr="00A007C1">
        <w:rPr>
          <w:rFonts w:ascii="Times New Roman" w:hAnsi="Times New Roman" w:eastAsia="Times New Roman" w:cs="Times New Roman"/>
          <w:lang w:val="en-CA"/>
        </w:rPr>
        <w:t>This document provides guidelines for monitoring and resolving issues in Windchill queues to ensure smooth publishing and workflow execution.</w:t>
      </w:r>
    </w:p>
    <w:p w:rsidR="00A007C1" w:rsidP="4E78C328" w:rsidRDefault="00A007C1" w14:paraId="7DB74B6B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Pr="00713C4E" w:rsidR="4D940D5E" w:rsidP="00713C4E" w:rsidRDefault="4D940D5E" w14:paraId="20B67092" w14:textId="48D33347">
      <w:pPr>
        <w:rPr>
          <w:rFonts w:eastAsia="Times New Roman"/>
          <w:b/>
          <w:bCs/>
        </w:rPr>
      </w:pPr>
      <w:r w:rsidRPr="00713C4E">
        <w:rPr>
          <w:rFonts w:eastAsia="Times New Roman"/>
          <w:b/>
          <w:bCs/>
        </w:rPr>
        <w:t>General:</w:t>
      </w:r>
    </w:p>
    <w:p w:rsidR="4D940D5E" w:rsidP="4E78C328" w:rsidRDefault="4D940D5E" w14:paraId="3B1FC9C6" w14:textId="1365821C">
      <w:p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Publisher queue alerts must always be treated with high priority, as delays or stoppages directly impact publishing performance.</w:t>
      </w:r>
    </w:p>
    <w:p w:rsidR="124263EC" w:rsidP="4E78C328" w:rsidRDefault="124263EC" w14:paraId="46F9B2B3" w14:textId="77F13843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  <w:b/>
          <w:bCs/>
        </w:rPr>
        <w:t xml:space="preserve">CAD Worker Queues </w:t>
      </w:r>
      <w:r w:rsidRPr="2C8A612E">
        <w:rPr>
          <w:rFonts w:ascii="Times New Roman" w:hAnsi="Times New Roman" w:eastAsia="Times New Roman" w:cs="Times New Roman"/>
        </w:rPr>
        <w:t xml:space="preserve">(Example: </w:t>
      </w:r>
      <w:proofErr w:type="spellStart"/>
      <w:r w:rsidRPr="2C8A612E">
        <w:rPr>
          <w:rFonts w:ascii="Times New Roman" w:hAnsi="Times New Roman" w:eastAsia="Times New Roman" w:cs="Times New Roman"/>
        </w:rPr>
        <w:t>PublisherQueueCADQH</w:t>
      </w:r>
      <w:proofErr w:type="spellEnd"/>
      <w:r w:rsidRPr="2C8A612E">
        <w:rPr>
          <w:rFonts w:ascii="Times New Roman" w:hAnsi="Times New Roman" w:eastAsia="Times New Roman" w:cs="Times New Roman"/>
        </w:rPr>
        <w:t xml:space="preserve"> </w:t>
      </w:r>
      <w:proofErr w:type="spellStart"/>
      <w:r w:rsidRPr="2C8A612E" w:rsidR="7B0E40E9">
        <w:rPr>
          <w:rFonts w:ascii="Times New Roman" w:hAnsi="Times New Roman" w:eastAsia="Times New Roman" w:cs="Times New Roman"/>
        </w:rPr>
        <w:t>PublisherQueueCADQL</w:t>
      </w:r>
      <w:proofErr w:type="spellEnd"/>
      <w:r w:rsidRPr="2C8A612E" w:rsidR="7B0E40E9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2C8A612E" w:rsidR="7B0E40E9">
        <w:rPr>
          <w:rFonts w:ascii="Times New Roman" w:hAnsi="Times New Roman" w:eastAsia="Times New Roman" w:cs="Times New Roman"/>
        </w:rPr>
        <w:t>PublisherQueueCADQM</w:t>
      </w:r>
      <w:proofErr w:type="spellEnd"/>
      <w:r w:rsidRPr="2C8A612E" w:rsidR="7B0E40E9">
        <w:rPr>
          <w:rFonts w:ascii="Times New Roman" w:hAnsi="Times New Roman" w:eastAsia="Times New Roman" w:cs="Times New Roman"/>
        </w:rPr>
        <w:t>, PublisherQueueCADQ1</w:t>
      </w:r>
      <w:r w:rsidRPr="2C8A612E">
        <w:rPr>
          <w:rFonts w:ascii="Times New Roman" w:hAnsi="Times New Roman" w:eastAsia="Times New Roman" w:cs="Times New Roman"/>
        </w:rPr>
        <w:t>)</w:t>
      </w:r>
    </w:p>
    <w:p w:rsidR="008D1741" w:rsidP="4E78C328" w:rsidRDefault="5D35D28D" w14:paraId="74A9D0F4" w14:textId="3D34F435">
      <w:pPr>
        <w:pStyle w:val="ListParagraph"/>
        <w:ind w:left="360"/>
        <w:jc w:val="both"/>
        <w:rPr>
          <w:rFonts w:ascii="Times New Roman" w:hAnsi="Times New Roman" w:eastAsia="Times New Roman" w:cs="Times New Roman"/>
        </w:rPr>
      </w:pPr>
      <w:r w:rsidRPr="158ECCD7">
        <w:rPr>
          <w:rFonts w:ascii="Times New Roman" w:hAnsi="Times New Roman" w:eastAsia="Times New Roman" w:cs="Times New Roman"/>
        </w:rPr>
        <w:t xml:space="preserve">Email </w:t>
      </w:r>
      <w:r w:rsidRPr="158ECCD7" w:rsidR="008D1741">
        <w:rPr>
          <w:rFonts w:ascii="Times New Roman" w:hAnsi="Times New Roman" w:eastAsia="Times New Roman" w:cs="Times New Roman"/>
        </w:rPr>
        <w:t>Alert</w:t>
      </w:r>
      <w:r w:rsidRPr="158ECCD7" w:rsidR="2990891F">
        <w:rPr>
          <w:rFonts w:ascii="Times New Roman" w:hAnsi="Times New Roman" w:eastAsia="Times New Roman" w:cs="Times New Roman"/>
        </w:rPr>
        <w:t xml:space="preserve"> on Queue Problems</w:t>
      </w:r>
      <w:r w:rsidRPr="158ECCD7" w:rsidR="008D1741">
        <w:rPr>
          <w:rFonts w:ascii="Times New Roman" w:hAnsi="Times New Roman" w:eastAsia="Times New Roman" w:cs="Times New Roman"/>
        </w:rPr>
        <w:t xml:space="preserve">: </w:t>
      </w:r>
      <w:r w:rsidRPr="158ECCD7" w:rsidR="629BFA7D">
        <w:rPr>
          <w:rFonts w:ascii="Times New Roman" w:hAnsi="Times New Roman" w:eastAsia="Times New Roman" w:cs="Times New Roman"/>
        </w:rPr>
        <w:t xml:space="preserve">There are 19 queue entries waiting to be executed in queue </w:t>
      </w:r>
      <w:proofErr w:type="spellStart"/>
      <w:r w:rsidRPr="158ECCD7" w:rsidR="629BFA7D">
        <w:rPr>
          <w:rFonts w:ascii="Times New Roman" w:hAnsi="Times New Roman" w:eastAsia="Times New Roman" w:cs="Times New Roman"/>
        </w:rPr>
        <w:t>PublisherQueueCADQH</w:t>
      </w:r>
      <w:proofErr w:type="spellEnd"/>
    </w:p>
    <w:p w:rsidR="55733F36" w:rsidP="158ECCD7" w:rsidRDefault="55733F36" w14:paraId="150797D4" w14:textId="1C1CD6D1">
      <w:pPr>
        <w:pStyle w:val="ListParagraph"/>
        <w:ind w:left="360"/>
        <w:jc w:val="both"/>
        <w:rPr>
          <w:rFonts w:ascii="Times New Roman" w:hAnsi="Times New Roman" w:eastAsia="Times New Roman" w:cs="Times New Roman"/>
        </w:rPr>
      </w:pPr>
      <w:r w:rsidRPr="158ECCD7">
        <w:rPr>
          <w:rFonts w:ascii="Times New Roman" w:hAnsi="Times New Roman" w:eastAsia="Times New Roman" w:cs="Times New Roman"/>
        </w:rPr>
        <w:t>Action: The steps outlined below apply to all CAD worker queues.</w:t>
      </w:r>
    </w:p>
    <w:p w:rsidR="124263EC" w:rsidP="4E78C328" w:rsidRDefault="124263EC" w14:paraId="042CAC65" w14:textId="22E38772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If </w:t>
      </w:r>
      <w:proofErr w:type="spellStart"/>
      <w:r w:rsidRPr="2C8A612E">
        <w:rPr>
          <w:rFonts w:ascii="Times New Roman" w:hAnsi="Times New Roman" w:eastAsia="Times New Roman" w:cs="Times New Roman"/>
        </w:rPr>
        <w:t>PublisherQueueCADQH</w:t>
      </w:r>
      <w:proofErr w:type="spellEnd"/>
      <w:r w:rsidRPr="2C8A612E">
        <w:rPr>
          <w:rFonts w:ascii="Times New Roman" w:hAnsi="Times New Roman" w:eastAsia="Times New Roman" w:cs="Times New Roman"/>
        </w:rPr>
        <w:t xml:space="preserve"> is found stopped, verify its current status in the Queue Management page.</w:t>
      </w:r>
    </w:p>
    <w:p w:rsidR="124263EC" w:rsidP="4E78C328" w:rsidRDefault="124263EC" w14:paraId="41180004" w14:textId="43B80019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If confirmed as stopped, start the queue immediately.</w:t>
      </w:r>
    </w:p>
    <w:p w:rsidR="58E7EFD1" w:rsidP="4E78C328" w:rsidRDefault="58E7EFD1" w14:paraId="7C75427B" w14:textId="64986A75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Monitor the queue after starting to ensure entries are processed successfully.</w:t>
      </w:r>
    </w:p>
    <w:p w:rsidR="124263EC" w:rsidP="4E78C328" w:rsidRDefault="124263EC" w14:paraId="0E20F6FA" w14:textId="3AF5BFF5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Review the logs to determine the reason for the stoppage (for example, server restart, deadlock, or resource unavailability). </w:t>
      </w:r>
    </w:p>
    <w:p w:rsidR="124263EC" w:rsidP="4E78C328" w:rsidRDefault="124263EC" w14:paraId="51718B68" w14:textId="75165D0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eastAsia="Times New Roman" w:cs="Times New Roman"/>
        </w:rPr>
      </w:pPr>
      <w:r w:rsidRPr="158ECCD7">
        <w:rPr>
          <w:rFonts w:ascii="Times New Roman" w:hAnsi="Times New Roman" w:eastAsia="Times New Roman" w:cs="Times New Roman"/>
          <w:b/>
          <w:bCs/>
        </w:rPr>
        <w:t xml:space="preserve">Office Worker Queues </w:t>
      </w:r>
      <w:r w:rsidRPr="158ECCD7">
        <w:rPr>
          <w:rFonts w:ascii="Times New Roman" w:hAnsi="Times New Roman" w:eastAsia="Times New Roman" w:cs="Times New Roman"/>
        </w:rPr>
        <w:t>(Example: PublisherQueueOFFQ1</w:t>
      </w:r>
      <w:r w:rsidR="001A0675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158ECCD7" w:rsidR="26C486EB">
        <w:rPr>
          <w:rFonts w:ascii="Times New Roman" w:hAnsi="Times New Roman" w:eastAsia="Times New Roman" w:cs="Times New Roman"/>
        </w:rPr>
        <w:t>PublisherQueueOFFQM</w:t>
      </w:r>
      <w:proofErr w:type="spellEnd"/>
      <w:r w:rsidRPr="158ECCD7" w:rsidR="26C486EB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158ECCD7" w:rsidR="26C486EB">
        <w:rPr>
          <w:rFonts w:ascii="Times New Roman" w:hAnsi="Times New Roman" w:eastAsia="Times New Roman" w:cs="Times New Roman"/>
        </w:rPr>
        <w:t>PublisherQueueOFFQH</w:t>
      </w:r>
      <w:proofErr w:type="spellEnd"/>
      <w:r w:rsidRPr="158ECCD7" w:rsidR="26C486EB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158ECCD7" w:rsidR="26C486EB">
        <w:rPr>
          <w:rFonts w:ascii="Times New Roman" w:hAnsi="Times New Roman" w:eastAsia="Times New Roman" w:cs="Times New Roman"/>
        </w:rPr>
        <w:t>PublisherQueueOFFQL</w:t>
      </w:r>
      <w:proofErr w:type="spellEnd"/>
      <w:r w:rsidRPr="158ECCD7">
        <w:rPr>
          <w:rFonts w:ascii="Times New Roman" w:hAnsi="Times New Roman" w:eastAsia="Times New Roman" w:cs="Times New Roman"/>
        </w:rPr>
        <w:t>)</w:t>
      </w:r>
    </w:p>
    <w:p w:rsidR="67C3F66C" w:rsidP="158ECCD7" w:rsidRDefault="616FEBF3" w14:paraId="5647FEA6" w14:textId="67DFD487">
      <w:pPr>
        <w:jc w:val="both"/>
        <w:rPr>
          <w:rFonts w:ascii="Times New Roman" w:hAnsi="Times New Roman" w:eastAsia="Times New Roman" w:cs="Times New Roman"/>
        </w:rPr>
      </w:pPr>
      <w:r w:rsidRPr="158ECCD7">
        <w:rPr>
          <w:rFonts w:ascii="Times New Roman" w:hAnsi="Times New Roman" w:eastAsia="Times New Roman" w:cs="Times New Roman"/>
        </w:rPr>
        <w:t>Email Alert</w:t>
      </w:r>
      <w:r w:rsidRPr="158ECCD7" w:rsidR="0D5B33B7">
        <w:rPr>
          <w:rFonts w:ascii="Times New Roman" w:hAnsi="Times New Roman" w:eastAsia="Times New Roman" w:cs="Times New Roman"/>
        </w:rPr>
        <w:t>s</w:t>
      </w:r>
      <w:r w:rsidRPr="158ECCD7">
        <w:rPr>
          <w:rFonts w:ascii="Times New Roman" w:hAnsi="Times New Roman" w:eastAsia="Times New Roman" w:cs="Times New Roman"/>
        </w:rPr>
        <w:t xml:space="preserve"> on Queue Problems</w:t>
      </w:r>
      <w:r w:rsidRPr="158ECCD7" w:rsidR="77D7CE4F">
        <w:rPr>
          <w:rFonts w:ascii="Times New Roman" w:hAnsi="Times New Roman" w:eastAsia="Times New Roman" w:cs="Times New Roman"/>
        </w:rPr>
        <w:t>:</w:t>
      </w:r>
      <w:r w:rsidRPr="158ECCD7" w:rsidR="72CA08C7">
        <w:rPr>
          <w:rFonts w:ascii="Times New Roman" w:hAnsi="Times New Roman" w:eastAsia="Times New Roman" w:cs="Times New Roman"/>
        </w:rPr>
        <w:t xml:space="preserve"> </w:t>
      </w:r>
    </w:p>
    <w:p w:rsidR="67C3F66C" w:rsidP="2C8A612E" w:rsidRDefault="67C3F66C" w14:paraId="13891A4E" w14:textId="725BB19F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Alert 1: Queue entry 128669927 in </w:t>
      </w:r>
      <w:r w:rsidRPr="2C8A612E" w:rsidR="0026E256">
        <w:rPr>
          <w:rFonts w:ascii="Times New Roman" w:hAnsi="Times New Roman" w:eastAsia="Times New Roman" w:cs="Times New Roman"/>
        </w:rPr>
        <w:t xml:space="preserve">PublisherQueueOFFQ1H </w:t>
      </w:r>
      <w:r w:rsidRPr="2C8A612E">
        <w:rPr>
          <w:rFonts w:ascii="Times New Roman" w:hAnsi="Times New Roman" w:eastAsia="Times New Roman" w:cs="Times New Roman"/>
        </w:rPr>
        <w:t>has exceeded its execution time.</w:t>
      </w:r>
    </w:p>
    <w:p w:rsidR="67C3F66C" w:rsidP="4E78C328" w:rsidRDefault="67C3F66C" w14:paraId="5E2BBFBD" w14:textId="735F4277">
      <w:pPr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Alert 2: There are 438 queue entries waiting to be executed in PublisherQueueOFFQ1.  </w:t>
      </w:r>
    </w:p>
    <w:p w:rsidR="67C3F66C" w:rsidP="4E78C328" w:rsidRDefault="67C3F66C" w14:paraId="7DB71F0E" w14:textId="53493A8E">
      <w:pPr>
        <w:jc w:val="both"/>
        <w:rPr>
          <w:rFonts w:ascii="Times New Roman" w:hAnsi="Times New Roman" w:eastAsia="Times New Roman" w:cs="Times New Roman"/>
        </w:rPr>
      </w:pPr>
      <w:r w:rsidRPr="158ECCD7">
        <w:rPr>
          <w:rFonts w:ascii="Times New Roman" w:hAnsi="Times New Roman" w:eastAsia="Times New Roman" w:cs="Times New Roman"/>
        </w:rPr>
        <w:t xml:space="preserve">Action: </w:t>
      </w:r>
      <w:r w:rsidRPr="158ECCD7" w:rsidR="7FC53862">
        <w:rPr>
          <w:rFonts w:ascii="Times New Roman" w:hAnsi="Times New Roman" w:eastAsia="Times New Roman" w:cs="Times New Roman"/>
        </w:rPr>
        <w:t>The steps outlined below apply to all Office worker queues</w:t>
      </w:r>
      <w:r w:rsidRPr="158ECCD7" w:rsidR="4FF543A6">
        <w:rPr>
          <w:rFonts w:ascii="Times New Roman" w:hAnsi="Times New Roman" w:eastAsia="Times New Roman" w:cs="Times New Roman"/>
        </w:rPr>
        <w:t>.</w:t>
      </w:r>
    </w:p>
    <w:p w:rsidR="124263EC" w:rsidP="4E78C328" w:rsidRDefault="124263EC" w14:paraId="5AE5A150" w14:textId="28AA3CCC">
      <w:pPr>
        <w:spacing w:before="240" w:after="240"/>
        <w:jc w:val="both"/>
        <w:rPr>
          <w:rFonts w:ascii="Times New Roman" w:hAnsi="Times New Roman" w:eastAsia="Times New Roman" w:cs="Times New Roman"/>
          <w:u w:val="single"/>
        </w:rPr>
      </w:pPr>
      <w:r w:rsidRPr="2C8A612E">
        <w:rPr>
          <w:rFonts w:ascii="Times New Roman" w:hAnsi="Times New Roman" w:eastAsia="Times New Roman" w:cs="Times New Roman"/>
          <w:u w:val="single"/>
        </w:rPr>
        <w:t>Follow the steps below for investigation and resolution:</w:t>
      </w:r>
    </w:p>
    <w:p w:rsidR="124263EC" w:rsidP="4E78C328" w:rsidRDefault="124263EC" w14:paraId="2EC0AB26" w14:textId="5D343794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Confirm whether the queue is running or stopped.</w:t>
      </w:r>
    </w:p>
    <w:p w:rsidR="124263EC" w:rsidP="4E78C328" w:rsidRDefault="124263EC" w14:paraId="43574E28" w14:textId="0AAFD7C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If stopped, restart the queue and review the logs to understand the reason.</w:t>
      </w:r>
    </w:p>
    <w:p w:rsidR="124263EC" w:rsidP="4E78C328" w:rsidRDefault="00F37BF5" w14:paraId="0061BF96" w14:textId="03CD4615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Monitor</w:t>
      </w:r>
      <w:r w:rsidRPr="2C8A612E" w:rsidR="124263EC">
        <w:rPr>
          <w:rFonts w:ascii="Times New Roman" w:hAnsi="Times New Roman" w:eastAsia="Times New Roman" w:cs="Times New Roman"/>
        </w:rPr>
        <w:t xml:space="preserve"> the queue for approximately 30 minutes.</w:t>
      </w:r>
    </w:p>
    <w:p w:rsidR="124263EC" w:rsidP="4E78C328" w:rsidRDefault="124263EC" w14:paraId="2E7F47DE" w14:textId="33500742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Identify if any entries remain in the Executing </w:t>
      </w:r>
      <w:r w:rsidRPr="2C8A612E" w:rsidR="001A0675">
        <w:rPr>
          <w:rFonts w:ascii="Times New Roman" w:hAnsi="Times New Roman" w:eastAsia="Times New Roman" w:cs="Times New Roman"/>
        </w:rPr>
        <w:t>State</w:t>
      </w:r>
      <w:r w:rsidRPr="2C8A612E">
        <w:rPr>
          <w:rFonts w:ascii="Times New Roman" w:hAnsi="Times New Roman" w:eastAsia="Times New Roman" w:cs="Times New Roman"/>
        </w:rPr>
        <w:t xml:space="preserve"> for an extended time.</w:t>
      </w:r>
    </w:p>
    <w:p w:rsidR="03AFA7F6" w:rsidP="4E78C328" w:rsidRDefault="03AFA7F6" w14:paraId="0619086F" w14:textId="2BAF52F8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Check out</w:t>
      </w:r>
      <w:r w:rsidRPr="2C8A612E" w:rsidR="3897D208">
        <w:rPr>
          <w:rFonts w:ascii="Times New Roman" w:hAnsi="Times New Roman" w:eastAsia="Times New Roman" w:cs="Times New Roman"/>
        </w:rPr>
        <w:t xml:space="preserve"> the WVS Job Monitor for any executing jobs related to this entry.</w:t>
      </w:r>
    </w:p>
    <w:p w:rsidR="124263EC" w:rsidP="4E78C328" w:rsidRDefault="124263EC" w14:paraId="638A01F2" w14:textId="252F710E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If such entries are found, analyze the queue entries to identify the cause.</w:t>
      </w:r>
    </w:p>
    <w:p w:rsidR="124263EC" w:rsidP="4E78C328" w:rsidRDefault="124263EC" w14:paraId="5D37FBEE" w14:textId="79029650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Verify which Publisher (Office) is currently processing the job.</w:t>
      </w:r>
    </w:p>
    <w:p w:rsidR="124263EC" w:rsidP="4E78C328" w:rsidRDefault="124263EC" w14:paraId="6AEF4F11" w14:textId="01B881BE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Ensure there are no prompts or system errors interrupting the process.</w:t>
      </w:r>
    </w:p>
    <w:p w:rsidR="124263EC" w:rsidP="4E78C328" w:rsidRDefault="124263EC" w14:paraId="5D6727BD" w14:textId="20E4900B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If no issues are visible, confirm whether the document has exceeded the configured timeout value.</w:t>
      </w:r>
    </w:p>
    <w:p w:rsidR="124263EC" w:rsidP="4E78C328" w:rsidRDefault="124263EC" w14:paraId="38F3BD11" w14:textId="73F36EC3">
      <w:pPr>
        <w:pStyle w:val="ListParagraph"/>
        <w:spacing w:before="240" w:after="240"/>
        <w:ind w:left="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If publishing jobs remain in Executing state even after analysis:</w:t>
      </w:r>
      <w:r w:rsidRPr="2C8A612E" w:rsidR="53923C74">
        <w:rPr>
          <w:rFonts w:ascii="Times New Roman" w:hAnsi="Times New Roman" w:eastAsia="Times New Roman" w:cs="Times New Roman"/>
        </w:rPr>
        <w:t xml:space="preserve"> Connect to the AWS server and </w:t>
      </w:r>
      <w:proofErr w:type="spellStart"/>
      <w:r w:rsidRPr="2C8A612E" w:rsidR="53923C74">
        <w:rPr>
          <w:rFonts w:ascii="Times New Roman" w:hAnsi="Times New Roman" w:eastAsia="Times New Roman" w:cs="Times New Roman"/>
        </w:rPr>
        <w:t>sql</w:t>
      </w:r>
      <w:proofErr w:type="spellEnd"/>
      <w:r w:rsidRPr="2C8A612E" w:rsidR="53923C74">
        <w:rPr>
          <w:rFonts w:ascii="Times New Roman" w:hAnsi="Times New Roman" w:eastAsia="Times New Roman" w:cs="Times New Roman"/>
        </w:rPr>
        <w:t xml:space="preserve"> plus.</w:t>
      </w:r>
    </w:p>
    <w:p w:rsidR="124263EC" w:rsidP="2C8A612E" w:rsidRDefault="124263EC" w14:paraId="32E98C72" w14:textId="7DF7B7BF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-- Identify executing publish jobs</w:t>
      </w:r>
    </w:p>
    <w:p w:rsidR="124263EC" w:rsidP="2C8A612E" w:rsidRDefault="124263EC" w14:paraId="2A5B36FD" w14:textId="1083CE93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 SELECT </w:t>
      </w:r>
      <w:proofErr w:type="spellStart"/>
      <w:r w:rsidRPr="2C8A612E">
        <w:rPr>
          <w:rFonts w:ascii="Times New Roman" w:hAnsi="Times New Roman" w:eastAsia="Times New Roman" w:cs="Times New Roman"/>
        </w:rPr>
        <w:t>entryNumber</w:t>
      </w:r>
      <w:proofErr w:type="spellEnd"/>
      <w:r w:rsidRPr="2C8A612E">
        <w:rPr>
          <w:rFonts w:ascii="Times New Roman" w:hAnsi="Times New Roman" w:eastAsia="Times New Roman" w:cs="Times New Roman"/>
        </w:rPr>
        <w:t xml:space="preserve">, codec5, ida2a2 FROM </w:t>
      </w:r>
      <w:proofErr w:type="spellStart"/>
      <w:r w:rsidRPr="2C8A612E">
        <w:rPr>
          <w:rFonts w:ascii="Times New Roman" w:hAnsi="Times New Roman" w:eastAsia="Times New Roman" w:cs="Times New Roman"/>
        </w:rPr>
        <w:t>queueentry</w:t>
      </w:r>
      <w:proofErr w:type="spellEnd"/>
      <w:r w:rsidRPr="2C8A612E">
        <w:rPr>
          <w:rFonts w:ascii="Times New Roman" w:hAnsi="Times New Roman" w:eastAsia="Times New Roman" w:cs="Times New Roman"/>
        </w:rPr>
        <w:t xml:space="preserve"> WHERE codec5='EXECUTING' AND </w:t>
      </w:r>
      <w:proofErr w:type="spellStart"/>
      <w:r w:rsidRPr="2C8A612E">
        <w:rPr>
          <w:rFonts w:ascii="Times New Roman" w:hAnsi="Times New Roman" w:eastAsia="Times New Roman" w:cs="Times New Roman"/>
        </w:rPr>
        <w:t>targetClass</w:t>
      </w:r>
      <w:proofErr w:type="spellEnd"/>
      <w:r w:rsidRPr="2C8A612E">
        <w:rPr>
          <w:rFonts w:ascii="Times New Roman" w:hAnsi="Times New Roman" w:eastAsia="Times New Roman" w:cs="Times New Roman"/>
        </w:rPr>
        <w:t>='</w:t>
      </w:r>
      <w:proofErr w:type="spellStart"/>
      <w:r w:rsidRPr="2C8A612E">
        <w:rPr>
          <w:rFonts w:ascii="Times New Roman" w:hAnsi="Times New Roman" w:eastAsia="Times New Roman" w:cs="Times New Roman"/>
        </w:rPr>
        <w:t>com.ptc.wvs.server.publish.PublishJob</w:t>
      </w:r>
      <w:proofErr w:type="spellEnd"/>
      <w:r w:rsidRPr="2C8A612E">
        <w:rPr>
          <w:rFonts w:ascii="Times New Roman" w:hAnsi="Times New Roman" w:eastAsia="Times New Roman" w:cs="Times New Roman"/>
        </w:rPr>
        <w:t>';</w:t>
      </w:r>
    </w:p>
    <w:p w:rsidR="124263EC" w:rsidP="2C8A612E" w:rsidRDefault="124263EC" w14:paraId="616772DD" w14:textId="0CDD7E85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 xml:space="preserve">-- Manually update to completed if confirmed safe </w:t>
      </w:r>
    </w:p>
    <w:p w:rsidR="124263EC" w:rsidP="2C8A612E" w:rsidRDefault="124263EC" w14:paraId="379CCA52" w14:textId="0979C6B5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UPDATE queueentry SET codec5='COMPLETED' WHERE ida2a2=</w:t>
      </w:r>
      <w:r w:rsidR="00A007C1">
        <w:t xml:space="preserve"> </w:t>
      </w:r>
      <w:r w:rsidRPr="7527ED91" w:rsidR="00A007C1">
        <w:rPr>
          <w:rFonts w:ascii="Times New Roman" w:hAnsi="Times New Roman" w:eastAsia="Times New Roman" w:cs="Times New Roman"/>
        </w:rPr>
        <w:t xml:space="preserve">'&lt;ida2a2 from above&gt;'  </w:t>
      </w:r>
      <w:r w:rsidRPr="7527ED91">
        <w:rPr>
          <w:rFonts w:ascii="Times New Roman" w:hAnsi="Times New Roman" w:eastAsia="Times New Roman" w:cs="Times New Roman"/>
        </w:rPr>
        <w:t>AND codec5='EXECUTING';</w:t>
      </w:r>
    </w:p>
    <w:p w:rsidR="138BC822" w:rsidP="7527ED91" w:rsidRDefault="138BC822" w14:paraId="7791EE0B" w14:textId="5B6C3B1D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Or</w:t>
      </w:r>
    </w:p>
    <w:p w:rsidR="13E6EF3B" w:rsidP="7527ED91" w:rsidRDefault="13E6EF3B" w14:paraId="3D607CBB" w14:textId="0C6DAA94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UPDATE QUEUEENTRY SET codec5='NONEVENTFAILED' where ida2a2=' &lt;ida2a2 from above&gt; ' AND codec5='EXECUTING';</w:t>
      </w:r>
    </w:p>
    <w:p w:rsidR="124263EC" w:rsidP="7527ED91" w:rsidRDefault="124263EC" w14:paraId="15F6CB1A" w14:textId="59DE594C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If Jobs Remain Stuck</w:t>
      </w:r>
      <w:r w:rsidRPr="7527ED91" w:rsidR="007BD8BF">
        <w:rPr>
          <w:rFonts w:ascii="Times New Roman" w:hAnsi="Times New Roman" w:eastAsia="Times New Roman" w:cs="Times New Roman"/>
        </w:rPr>
        <w:t xml:space="preserve"> even after marking it Completed</w:t>
      </w:r>
      <w:r w:rsidRPr="7527ED91" w:rsidR="124A1E9C">
        <w:rPr>
          <w:rFonts w:ascii="Times New Roman" w:hAnsi="Times New Roman" w:eastAsia="Times New Roman" w:cs="Times New Roman"/>
        </w:rPr>
        <w:t>/Failed</w:t>
      </w:r>
      <w:r w:rsidRPr="7527ED91" w:rsidR="007BD8BF">
        <w:rPr>
          <w:rFonts w:ascii="Times New Roman" w:hAnsi="Times New Roman" w:eastAsia="Times New Roman" w:cs="Times New Roman"/>
        </w:rPr>
        <w:t>:</w:t>
      </w:r>
    </w:p>
    <w:p w:rsidR="124263EC" w:rsidP="4E78C328" w:rsidRDefault="124263EC" w14:paraId="2E1D7B32" w14:textId="28076C32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Restart the BackgroundWVS process.</w:t>
      </w:r>
    </w:p>
    <w:p w:rsidR="124263EC" w:rsidP="4E78C328" w:rsidRDefault="124263EC" w14:paraId="0D19724B" w14:textId="331EB89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2C8A612E">
        <w:rPr>
          <w:rFonts w:ascii="Times New Roman" w:hAnsi="Times New Roman" w:eastAsia="Times New Roman" w:cs="Times New Roman"/>
        </w:rPr>
        <w:t>Inform Ravi before performing this restart.</w:t>
      </w:r>
    </w:p>
    <w:p w:rsidR="124263EC" w:rsidP="4E78C328" w:rsidRDefault="132D8BB6" w14:paraId="039D260D" w14:textId="46437348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There is no need to create an admin activity for this action.</w:t>
      </w:r>
    </w:p>
    <w:p w:rsidR="3BDA5BAF" w:rsidP="7527ED91" w:rsidRDefault="3BDA5BAF" w14:paraId="1B4A2AB0" w14:textId="7955EA5E">
      <w:pPr>
        <w:spacing w:before="240" w:after="240"/>
        <w:jc w:val="both"/>
        <w:rPr>
          <w:rFonts w:ascii="Times New Roman" w:hAnsi="Times New Roman" w:eastAsia="Times New Roman" w:cs="Times New Roman"/>
        </w:rPr>
      </w:pPr>
    </w:p>
    <w:p w:rsidR="3BDA5BAF" w:rsidP="7527ED91" w:rsidRDefault="72965DFE" w14:paraId="1318B3A9" w14:textId="560F3AB4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Steps for re</w:t>
      </w:r>
      <w:r w:rsidRPr="7527ED91" w:rsidR="382A8998">
        <w:rPr>
          <w:rFonts w:ascii="Times New Roman" w:hAnsi="Times New Roman" w:eastAsia="Times New Roman" w:cs="Times New Roman"/>
        </w:rPr>
        <w:t>s</w:t>
      </w:r>
      <w:r w:rsidRPr="7527ED91">
        <w:rPr>
          <w:rFonts w:ascii="Times New Roman" w:hAnsi="Times New Roman" w:eastAsia="Times New Roman" w:cs="Times New Roman"/>
        </w:rPr>
        <w:t>tarting the BackgroundWVS process:-</w:t>
      </w:r>
    </w:p>
    <w:p w:rsidR="3BDA5BAF" w:rsidP="7527ED91" w:rsidRDefault="4C29B586" w14:paraId="51437F35" w14:textId="66F8571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 xml:space="preserve">Connect to the AWS server </w:t>
      </w:r>
    </w:p>
    <w:p w:rsidR="3BDA5BAF" w:rsidP="7527ED91" w:rsidRDefault="4C29B586" w14:paraId="35FB4DFF" w14:textId="7EF0554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Open Se</w:t>
      </w:r>
      <w:r w:rsidRPr="7527ED91" w:rsidR="02B544F0">
        <w:rPr>
          <w:rFonts w:ascii="Times New Roman" w:hAnsi="Times New Roman" w:eastAsia="Times New Roman" w:cs="Times New Roman"/>
        </w:rPr>
        <w:t xml:space="preserve">ssion </w:t>
      </w:r>
      <w:r w:rsidRPr="7527ED91">
        <w:rPr>
          <w:rFonts w:ascii="Times New Roman" w:hAnsi="Times New Roman" w:eastAsia="Times New Roman" w:cs="Times New Roman"/>
        </w:rPr>
        <w:t>manager and start the session with master node.</w:t>
      </w:r>
    </w:p>
    <w:p w:rsidR="3BDA5BAF" w:rsidP="7527ED91" w:rsidRDefault="2647A490" w14:paraId="0B980D11" w14:textId="34912018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 xml:space="preserve">Do root log in with the command </w:t>
      </w:r>
      <w:r w:rsidRPr="7527ED91" w:rsidR="43BDC227">
        <w:rPr>
          <w:rFonts w:ascii="Times New Roman" w:hAnsi="Times New Roman" w:eastAsia="Times New Roman" w:cs="Times New Roman"/>
        </w:rPr>
        <w:t>‘</w:t>
      </w:r>
      <w:r w:rsidRPr="7527ED91">
        <w:rPr>
          <w:rFonts w:ascii="Times New Roman" w:hAnsi="Times New Roman" w:eastAsia="Times New Roman" w:cs="Times New Roman"/>
        </w:rPr>
        <w:t>sudo su -</w:t>
      </w:r>
      <w:r w:rsidRPr="7527ED91" w:rsidR="2A688713">
        <w:rPr>
          <w:rFonts w:ascii="Times New Roman" w:hAnsi="Times New Roman" w:eastAsia="Times New Roman" w:cs="Times New Roman"/>
        </w:rPr>
        <w:t>’.</w:t>
      </w:r>
    </w:p>
    <w:p w:rsidR="3BDA5BAF" w:rsidP="7527ED91" w:rsidRDefault="3E9AD877" w14:paraId="220A5812" w14:textId="3346119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Use ‘checkps’ command to check the processes.</w:t>
      </w:r>
    </w:p>
    <w:p w:rsidR="3BDA5BAF" w:rsidP="7527ED91" w:rsidRDefault="3DD96BB9" w14:paraId="2E58E697" w14:textId="6FCAF398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Look for ‘BackgroundWVS’ process IDs.</w:t>
      </w:r>
    </w:p>
    <w:p w:rsidR="3BDA5BAF" w:rsidP="7527ED91" w:rsidRDefault="5D8821AB" w14:paraId="7910B5DB" w14:textId="5864539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>Kill the child process ID using command ‘kill -9 &lt;Id&gt;’</w:t>
      </w:r>
    </w:p>
    <w:p w:rsidR="3BDA5BAF" w:rsidP="7527ED91" w:rsidRDefault="22B29272" w14:paraId="6783E952" w14:textId="2C3FDB1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</w:rPr>
      </w:pPr>
      <w:r w:rsidRPr="7527ED91">
        <w:rPr>
          <w:rFonts w:ascii="Times New Roman" w:hAnsi="Times New Roman" w:eastAsia="Times New Roman" w:cs="Times New Roman"/>
        </w:rPr>
        <w:t xml:space="preserve">To </w:t>
      </w:r>
      <w:r w:rsidRPr="7527ED91" w:rsidR="49F9D7A5">
        <w:rPr>
          <w:rFonts w:ascii="Times New Roman" w:hAnsi="Times New Roman" w:eastAsia="Times New Roman" w:cs="Times New Roman"/>
        </w:rPr>
        <w:t xml:space="preserve">confirm that </w:t>
      </w:r>
      <w:r w:rsidRPr="7527ED91" w:rsidR="70B3783E">
        <w:rPr>
          <w:rFonts w:ascii="Times New Roman" w:hAnsi="Times New Roman" w:eastAsia="Times New Roman" w:cs="Times New Roman"/>
        </w:rPr>
        <w:t>the new</w:t>
      </w:r>
      <w:r w:rsidRPr="7527ED91">
        <w:rPr>
          <w:rFonts w:ascii="Times New Roman" w:hAnsi="Times New Roman" w:eastAsia="Times New Roman" w:cs="Times New Roman"/>
        </w:rPr>
        <w:t xml:space="preserve"> process</w:t>
      </w:r>
      <w:r w:rsidRPr="7527ED91" w:rsidR="080FFEF0">
        <w:rPr>
          <w:rFonts w:ascii="Times New Roman" w:hAnsi="Times New Roman" w:eastAsia="Times New Roman" w:cs="Times New Roman"/>
        </w:rPr>
        <w:t xml:space="preserve"> has</w:t>
      </w:r>
      <w:r w:rsidRPr="7527ED91">
        <w:rPr>
          <w:rFonts w:ascii="Times New Roman" w:hAnsi="Times New Roman" w:eastAsia="Times New Roman" w:cs="Times New Roman"/>
        </w:rPr>
        <w:t xml:space="preserve"> started</w:t>
      </w:r>
      <w:r w:rsidRPr="7527ED91" w:rsidR="39A7618C">
        <w:rPr>
          <w:rFonts w:ascii="Times New Roman" w:hAnsi="Times New Roman" w:eastAsia="Times New Roman" w:cs="Times New Roman"/>
        </w:rPr>
        <w:t>,</w:t>
      </w:r>
      <w:r w:rsidRPr="7527ED91">
        <w:rPr>
          <w:rFonts w:ascii="Times New Roman" w:hAnsi="Times New Roman" w:eastAsia="Times New Roman" w:cs="Times New Roman"/>
        </w:rPr>
        <w:t xml:space="preserve"> </w:t>
      </w:r>
      <w:r w:rsidRPr="7527ED91" w:rsidR="174C4E47">
        <w:rPr>
          <w:rFonts w:ascii="Times New Roman" w:hAnsi="Times New Roman" w:eastAsia="Times New Roman" w:cs="Times New Roman"/>
        </w:rPr>
        <w:t>run ‘checkps’ command again.</w:t>
      </w:r>
    </w:p>
    <w:p w:rsidR="3BDA5BAF" w:rsidP="7527ED91" w:rsidRDefault="330EA7BE" w14:paraId="58D6CA43" w14:textId="17222F79">
      <w:pPr>
        <w:spacing w:before="240" w:after="240"/>
        <w:jc w:val="both"/>
      </w:pPr>
      <w:r>
        <w:rPr>
          <w:noProof/>
        </w:rPr>
        <w:drawing>
          <wp:inline distT="0" distB="0" distL="0" distR="0" wp14:anchorId="6B38D994" wp14:editId="71AACAD5">
            <wp:extent cx="5943600" cy="2524125"/>
            <wp:effectExtent l="0" t="0" r="0" b="0"/>
            <wp:docPr id="555167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67386" name="Picture 555167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3F3FF" w:rsidP="2C8A612E" w:rsidRDefault="7592ED35" w14:paraId="30D52103" w14:textId="57FC3A9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WfUserWorkQueue :</w:t>
      </w:r>
    </w:p>
    <w:p w:rsidR="6F08B842" w:rsidP="2C8A612E" w:rsidRDefault="1275388D" w14:paraId="23BBBAC8" w14:textId="5D05CACB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158ECCD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Email </w:t>
      </w:r>
      <w:r w:rsidRPr="158ECCD7" w:rsidR="6F08B842">
        <w:rPr>
          <w:rFonts w:ascii="Times New Roman" w:hAnsi="Times New Roman" w:eastAsia="Times New Roman" w:cs="Times New Roman"/>
          <w:b/>
          <w:bCs/>
          <w:sz w:val="22"/>
          <w:szCs w:val="22"/>
        </w:rPr>
        <w:t>Alert</w:t>
      </w:r>
      <w:r w:rsidRPr="158ECCD7" w:rsidR="2C82AFB1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on Queue Problems</w:t>
      </w:r>
      <w:r w:rsidRPr="158ECCD7" w:rsidR="6F08B842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="6F08B842" w:rsidP="2C8A612E" w:rsidRDefault="6F08B842" w14:paraId="63619012" w14:textId="2CE8D39D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The execution time of queue entry 118669928 in WfUserWorkQueue has exceeded the maximum allowable limit.</w:t>
      </w:r>
    </w:p>
    <w:p w:rsidR="6F08B842" w:rsidP="2C8A612E" w:rsidRDefault="6F08B842" w14:paraId="1B5D1644" w14:textId="4D4F0E3E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="6F08B842" w:rsidP="2C8A612E" w:rsidRDefault="6F08B842" w14:paraId="4CF88D55" w14:textId="5F484332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Action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="6F08B842" w:rsidP="2C8A612E" w:rsidRDefault="6F08B842" w14:paraId="32F7C96A" w14:textId="4E460021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Please monitor the queue for the next 30 minutes to verify that the entry is completed successfully.</w:t>
      </w:r>
    </w:p>
    <w:p w:rsidR="6F08B842" w:rsidP="2C8A612E" w:rsidRDefault="6F08B842" w14:paraId="4181D126" w14:textId="463163B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If the entry remains in the Executing state, review the Process Manager to identify where it is stuck.</w:t>
      </w:r>
    </w:p>
    <w:p w:rsidR="6F08B842" w:rsidP="2C8A612E" w:rsidRDefault="6F08B842" w14:paraId="0FF44033" w14:textId="47C0970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Some entries in the Executing state are observed to be stuck at the </w:t>
      </w: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DeleteTempFile</w:t>
      </w:r>
      <w:proofErr w:type="spellEnd"/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activity, which is currently running. In such cases, it is acceptable to manually complete the </w:t>
      </w: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DeleteTempFile</w:t>
      </w:r>
      <w:proofErr w:type="spellEnd"/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activity and remove the corresponding queue entries, as this task typically occurs at the end of the workflow.</w:t>
      </w:r>
    </w:p>
    <w:p w:rsidR="6F08B842" w:rsidP="2C8A612E" w:rsidRDefault="6F08B842" w14:paraId="2BB185B9" w14:textId="286FECB0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C8A612E" w:rsidR="491F6EA4">
        <w:rPr>
          <w:rFonts w:ascii="Times New Roman" w:hAnsi="Times New Roman" w:eastAsia="Times New Roman" w:cs="Times New Roman"/>
          <w:sz w:val="22"/>
          <w:szCs w:val="22"/>
        </w:rPr>
        <w:t>N</w:t>
      </w: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ote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="6F08B842" w:rsidP="2C8A612E" w:rsidRDefault="6F08B842" w14:paraId="456CBD1E" w14:textId="56394326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Manual intervention should only be performed once it is confirmed that </w:t>
      </w: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DeleteTempFile</w:t>
      </w:r>
      <w:proofErr w:type="spellEnd"/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is the final activity before the workflow concludes.</w:t>
      </w:r>
    </w:p>
    <w:p w:rsidR="000A217F" w:rsidP="2C8A612E" w:rsidRDefault="61E3CC2A" w14:paraId="62577053" w14:textId="549A28B4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9185FA7" wp14:editId="570C2BB8">
            <wp:extent cx="2524125" cy="1676400"/>
            <wp:effectExtent l="0" t="0" r="9525" b="0"/>
            <wp:docPr id="2965315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155" name="Picture 1" descr="A diagram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FB528" w:rsidP="3BDA5BAF" w:rsidRDefault="1CBFB528" w14:paraId="7B360CF0" w14:textId="23DF8EE2">
      <w:pPr>
        <w:spacing w:after="0"/>
        <w:jc w:val="both"/>
        <w:rPr>
          <w:ins w:author="Ashwini Nandi" w:date="2026-02-16T08:18:00Z" w16du:dateUtc="2026-02-16T08:18:31Z" w:id="0"/>
          <w:rFonts w:ascii="Times New Roman" w:hAnsi="Times New Roman" w:eastAsia="Times New Roman" w:cs="Times New Roman"/>
          <w:b/>
          <w:bCs/>
          <w:sz w:val="22"/>
          <w:szCs w:val="22"/>
        </w:rPr>
      </w:pPr>
      <w:ins w:author="Ashwini Nandi" w:date="2026-02-16T08:18:00Z" w16du:dateUtc="2026-02-16T08:18:31Z" w:id="1">
        <w:r w:rsidRPr="3BDA5BAF">
          <w:rPr>
            <w:rFonts w:ascii="Times New Roman" w:hAnsi="Times New Roman" w:eastAsia="Times New Roman" w:cs="Times New Roman"/>
            <w:b/>
            <w:bCs/>
            <w:sz w:val="22"/>
            <w:szCs w:val="22"/>
          </w:rPr>
          <w:t>Document stuck at Reassign LC step (with check out error)</w:t>
        </w:r>
      </w:ins>
    </w:p>
    <w:p w:rsidR="1CBFB528" w:rsidP="3BDA5BAF" w:rsidRDefault="1CBFB528" w14:paraId="78F5362C" w14:textId="5AFFCB4A">
      <w:pPr>
        <w:spacing w:after="0"/>
        <w:jc w:val="both"/>
        <w:rPr>
          <w:ins w:author="Ashwini Nandi" w:date="2026-02-16T08:18:00Z" w16du:dateUtc="2026-02-16T08:18:31Z" w:id="2"/>
          <w:rFonts w:ascii="Times New Roman" w:hAnsi="Times New Roman" w:eastAsia="Times New Roman" w:cs="Times New Roman"/>
          <w:b/>
          <w:bCs/>
          <w:sz w:val="22"/>
          <w:szCs w:val="22"/>
        </w:rPr>
      </w:pPr>
      <w:ins w:author="Ashwini Nandi" w:date="2026-02-16T08:18:00Z" w16du:dateUtc="2026-02-16T08:18:31Z" w:id="3">
        <w:r w:rsidRPr="3BDA5BAF">
          <w:rPr>
            <w:rFonts w:ascii="Times New Roman" w:hAnsi="Times New Roman" w:eastAsia="Times New Roman" w:cs="Times New Roman"/>
            <w:sz w:val="22"/>
            <w:szCs w:val="22"/>
          </w:rPr>
          <w:t xml:space="preserve">When a document is already in the Effective state but gets stuck at the Reassign LC step in the </w:t>
        </w:r>
        <w:r w:rsidRPr="3BDA5BAF">
          <w:rPr>
            <w:rFonts w:ascii="Times New Roman" w:hAnsi="Times New Roman" w:eastAsia="Times New Roman" w:cs="Times New Roman"/>
            <w:b/>
            <w:bCs/>
            <w:sz w:val="22"/>
            <w:szCs w:val="22"/>
          </w:rPr>
          <w:t>Effective</w:t>
        </w:r>
        <w:r w:rsidRPr="3BDA5BAF">
          <w:rPr>
            <w:rFonts w:ascii="Times New Roman" w:hAnsi="Times New Roman" w:eastAsia="Times New Roman" w:cs="Times New Roman"/>
            <w:sz w:val="22"/>
            <w:szCs w:val="22"/>
          </w:rPr>
          <w:t xml:space="preserve"> workflow with a checkout error, </w:t>
        </w:r>
      </w:ins>
    </w:p>
    <w:p w:rsidR="1CBFB528" w:rsidP="3BDA5BAF" w:rsidRDefault="1CBFB528" w14:paraId="3881ACC3" w14:textId="66AC65BD">
      <w:pPr>
        <w:spacing w:before="240" w:after="240"/>
        <w:jc w:val="both"/>
        <w:rPr>
          <w:ins w:author="Ashwini Nandi" w:date="2026-02-16T08:18:00Z" w16du:dateUtc="2026-02-16T08:18:31Z" w:id="4"/>
        </w:rPr>
      </w:pPr>
      <w:ins w:author="Ashwini Nandi" w:date="2026-02-16T08:18:00Z" w16du:dateUtc="2026-02-16T08:18:31Z" w:id="5">
        <w:r>
          <w:rPr>
            <w:noProof/>
          </w:rPr>
          <w:drawing>
            <wp:inline distT="0" distB="0" distL="0" distR="0" wp14:anchorId="78938399" wp14:editId="595C49F8">
              <wp:extent cx="4618470" cy="2257425"/>
              <wp:effectExtent l="0" t="0" r="0" b="0"/>
              <wp:docPr id="1545018260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7817434" name="Picture 1547817434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8470" cy="2257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1CBFB528" w:rsidP="3BDA5BAF" w:rsidRDefault="1CBFB528" w14:paraId="79AE9931" w14:textId="5F484332">
      <w:pPr>
        <w:spacing w:after="0"/>
        <w:jc w:val="both"/>
        <w:rPr>
          <w:ins w:author="Ashwini Nandi" w:date="2026-02-16T08:18:00Z" w16du:dateUtc="2026-02-16T08:18:31Z" w:id="6"/>
          <w:rFonts w:ascii="Times New Roman" w:hAnsi="Times New Roman" w:eastAsia="Times New Roman" w:cs="Times New Roman"/>
          <w:sz w:val="22"/>
          <w:szCs w:val="22"/>
        </w:rPr>
      </w:pPr>
      <w:ins w:author="Ashwini Nandi" w:date="2026-02-16T08:18:00Z" w16du:dateUtc="2026-02-16T08:18:31Z" w:id="7">
        <w:r w:rsidRPr="3BDA5BAF">
          <w:rPr>
            <w:rFonts w:ascii="Times New Roman" w:hAnsi="Times New Roman" w:eastAsia="Times New Roman" w:cs="Times New Roman"/>
            <w:b/>
            <w:bCs/>
            <w:sz w:val="22"/>
            <w:szCs w:val="22"/>
          </w:rPr>
          <w:t>Action</w:t>
        </w:r>
        <w:r w:rsidRPr="3BDA5BAF">
          <w:rPr>
            <w:rFonts w:ascii="Times New Roman" w:hAnsi="Times New Roman" w:eastAsia="Times New Roman" w:cs="Times New Roman"/>
            <w:sz w:val="22"/>
            <w:szCs w:val="22"/>
          </w:rPr>
          <w:t>:</w:t>
        </w:r>
      </w:ins>
    </w:p>
    <w:p w:rsidR="1CBFB528" w:rsidP="3BDA5BAF" w:rsidRDefault="1CBFB528" w14:paraId="76D70BB3" w14:textId="4EF9F155">
      <w:pPr>
        <w:spacing w:after="0"/>
        <w:jc w:val="both"/>
        <w:rPr>
          <w:ins w:author="Ashwini Nandi" w:date="2026-02-16T08:18:00Z" w16du:dateUtc="2026-02-16T08:18:31Z" w:id="8"/>
          <w:rFonts w:ascii="Times New Roman" w:hAnsi="Times New Roman" w:eastAsia="Times New Roman" w:cs="Times New Roman"/>
          <w:b/>
          <w:bCs/>
          <w:sz w:val="22"/>
          <w:szCs w:val="22"/>
        </w:rPr>
      </w:pPr>
      <w:ins w:author="Ashwini Nandi" w:date="2026-02-16T08:18:00Z" w16du:dateUtc="2026-02-16T08:18:31Z" w:id="9">
        <w:r w:rsidRPr="3BDA5BAF">
          <w:rPr>
            <w:rFonts w:ascii="Times New Roman" w:hAnsi="Times New Roman" w:eastAsia="Times New Roman" w:cs="Times New Roman"/>
            <w:sz w:val="22"/>
            <w:szCs w:val="22"/>
          </w:rPr>
          <w:t>The resolution is to refresh the corresponding queue entry as below:</w:t>
        </w:r>
      </w:ins>
    </w:p>
    <w:p w:rsidR="1CBFB528" w:rsidP="3BDA5BAF" w:rsidRDefault="1CBFB528" w14:paraId="2FF00FBD" w14:textId="0E4B28A2">
      <w:pPr>
        <w:spacing w:before="240" w:after="240"/>
        <w:jc w:val="both"/>
        <w:rPr>
          <w:ins w:author="Ashwini Nandi" w:date="2026-02-16T08:18:00Z" w16du:dateUtc="2026-02-16T08:18:31Z" w:id="10"/>
        </w:rPr>
      </w:pPr>
      <w:ins w:author="Ashwini Nandi" w:date="2026-02-16T08:18:00Z" w16du:dateUtc="2026-02-16T08:18:31Z" w:id="11">
        <w:r>
          <w:rPr>
            <w:noProof/>
          </w:rPr>
          <w:drawing>
            <wp:inline distT="0" distB="0" distL="0" distR="0" wp14:anchorId="28896E0C" wp14:editId="2F19B483">
              <wp:extent cx="3511761" cy="2350040"/>
              <wp:effectExtent l="0" t="0" r="0" b="0"/>
              <wp:docPr id="345500133" name="drawing" title="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902958" name="Picture 642902958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11761" cy="23500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3BDA5BAF" w:rsidP="3BDA5BAF" w:rsidRDefault="3BDA5BAF" w14:paraId="7F609180" w14:textId="1837BBD6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3BDA5BAF" w:rsidP="3BDA5BAF" w:rsidRDefault="3BDA5BAF" w14:paraId="06309042" w14:textId="21A930A2">
      <w:p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4BC3F3FF" w:rsidP="2C8A612E" w:rsidRDefault="7592ED35" w14:paraId="0BE8D15D" w14:textId="6DCCFC1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WfPropagationQueue :</w:t>
      </w:r>
    </w:p>
    <w:p w:rsidR="4BC3F3FF" w:rsidP="2C8A612E" w:rsidRDefault="4BC3F3FF" w14:paraId="0A6AB1C5" w14:textId="02BA22B6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Check for New Severe Entries</w:t>
      </w:r>
    </w:p>
    <w:p w:rsidR="4BC3F3FF" w:rsidP="2C8A612E" w:rsidRDefault="7592ED35" w14:paraId="4A4CB3BE" w14:textId="45CD296B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158ECCD7">
        <w:rPr>
          <w:rFonts w:ascii="Times New Roman" w:hAnsi="Times New Roman" w:eastAsia="Times New Roman" w:cs="Times New Roman"/>
          <w:sz w:val="22"/>
          <w:szCs w:val="22"/>
        </w:rPr>
        <w:t>The queue currently has 1</w:t>
      </w:r>
      <w:r w:rsidRPr="158ECCD7" w:rsidR="29D27A13">
        <w:rPr>
          <w:rFonts w:ascii="Times New Roman" w:hAnsi="Times New Roman" w:eastAsia="Times New Roman" w:cs="Times New Roman"/>
          <w:sz w:val="22"/>
          <w:szCs w:val="22"/>
        </w:rPr>
        <w:t>9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 older entries. Please </w:t>
      </w:r>
      <w:r w:rsidRPr="158ECCD7" w:rsidR="42BDCACD">
        <w:rPr>
          <w:rFonts w:ascii="Times New Roman" w:hAnsi="Times New Roman" w:eastAsia="Times New Roman" w:cs="Times New Roman"/>
          <w:sz w:val="22"/>
          <w:szCs w:val="22"/>
        </w:rPr>
        <w:t>monitor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 any new entries beyond this count.</w:t>
      </w:r>
    </w:p>
    <w:p w:rsidR="4BC3F3FF" w:rsidP="2C8A612E" w:rsidRDefault="4BC3F3FF" w14:paraId="3F2EFB33" w14:textId="3BBC27FC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If you </w:t>
      </w:r>
      <w:r w:rsidRPr="158ECCD7" w:rsidR="00B465A0">
        <w:rPr>
          <w:rFonts w:ascii="Times New Roman" w:hAnsi="Times New Roman" w:eastAsia="Times New Roman" w:cs="Times New Roman"/>
          <w:sz w:val="22"/>
          <w:szCs w:val="22"/>
        </w:rPr>
        <w:t>notice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 more than 1</w:t>
      </w:r>
      <w:r w:rsidRPr="158ECCD7" w:rsidR="45BD3A6C">
        <w:rPr>
          <w:rFonts w:ascii="Times New Roman" w:hAnsi="Times New Roman" w:eastAsia="Times New Roman" w:cs="Times New Roman"/>
          <w:sz w:val="22"/>
          <w:szCs w:val="22"/>
        </w:rPr>
        <w:t>9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 entries, focus on those with the highest job numbers.</w:t>
      </w:r>
    </w:p>
    <w:p w:rsidR="4BC3F3FF" w:rsidP="2C8A612E" w:rsidRDefault="4BC3F3FF" w14:paraId="13855EAF" w14:textId="14FB1C78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Review Workflow Status</w:t>
      </w:r>
    </w:p>
    <w:p w:rsidR="4BC3F3FF" w:rsidP="2C8A612E" w:rsidRDefault="4BC3F3FF" w14:paraId="25852F6C" w14:textId="06B91CBC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Click on the link associated with each entry to inspect its workflow.</w:t>
      </w:r>
    </w:p>
    <w:p w:rsidR="4BC3F3FF" w:rsidP="2C8A612E" w:rsidRDefault="4BC3F3FF" w14:paraId="461AC8B1" w14:textId="747E5956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Check if the workflow is stuck at any point and take appropriate action to clear it.</w:t>
      </w:r>
    </w:p>
    <w:p w:rsidR="4BC3F3FF" w:rsidP="2C8A612E" w:rsidRDefault="4BC3F3FF" w14:paraId="525B06A2" w14:textId="53349B33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Ensure that any </w:t>
      </w:r>
      <w:r w:rsidRPr="158ECCD7" w:rsidR="2ED1866F">
        <w:rPr>
          <w:rFonts w:ascii="Times New Roman" w:hAnsi="Times New Roman" w:eastAsia="Times New Roman" w:cs="Times New Roman"/>
          <w:sz w:val="22"/>
          <w:szCs w:val="22"/>
        </w:rPr>
        <w:t>running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 xml:space="preserve"> activity is completed.</w:t>
      </w:r>
    </w:p>
    <w:p w:rsidR="4BC3F3FF" w:rsidP="2C8A612E" w:rsidRDefault="4BC3F3FF" w14:paraId="071CDEFA" w14:textId="1D12F53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Reset Completed Workflows</w:t>
      </w:r>
    </w:p>
    <w:p w:rsidR="4BC3F3FF" w:rsidP="2C8A612E" w:rsidRDefault="7592ED35" w14:paraId="6F78A7CF" w14:textId="072B57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If the workflow has already </w:t>
      </w:r>
      <w:r w:rsidRPr="2C8A612E" w:rsidR="6A060483">
        <w:rPr>
          <w:rFonts w:ascii="Times New Roman" w:hAnsi="Times New Roman" w:eastAsia="Times New Roman" w:cs="Times New Roman"/>
          <w:sz w:val="22"/>
          <w:szCs w:val="22"/>
        </w:rPr>
        <w:t>been completed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>, you may reset the queue entry.</w:t>
      </w:r>
    </w:p>
    <w:p w:rsidR="4BC3F3FF" w:rsidP="2C8A612E" w:rsidRDefault="4BC3F3FF" w14:paraId="38683256" w14:textId="6EC65C09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This will remove the entry from the queue.</w:t>
      </w:r>
    </w:p>
    <w:p w:rsidR="4BC3F3FF" w:rsidP="2C8A612E" w:rsidRDefault="4BC3F3FF" w14:paraId="13361340" w14:textId="52435333">
      <w:pPr>
        <w:spacing w:before="240" w:after="240"/>
        <w:jc w:val="both"/>
        <w:rPr>
          <w:rFonts w:ascii="Times New Roman" w:hAnsi="Times New Roman" w:eastAsia="Times New Roman" w:cs="Times New Roman"/>
          <w:b/>
          <w:bCs/>
        </w:rPr>
      </w:pPr>
      <w:r w:rsidRPr="158ECCD7">
        <w:rPr>
          <w:rFonts w:ascii="Times New Roman" w:hAnsi="Times New Roman" w:eastAsia="Times New Roman" w:cs="Times New Roman"/>
          <w:b/>
          <w:bCs/>
        </w:rPr>
        <w:t>Handling Severe Entries in IndexQueue1 and IndexQueue2:</w:t>
      </w:r>
    </w:p>
    <w:p w:rsidR="4BC3F3FF" w:rsidP="2C8A612E" w:rsidRDefault="4BC3F3FF" w14:paraId="6411C812" w14:textId="48AC89E6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Identify Severe Entries</w:t>
      </w:r>
    </w:p>
    <w:p w:rsidR="4BC3F3FF" w:rsidP="2C8A612E" w:rsidRDefault="4BC3F3FF" w14:paraId="40C8FC0F" w14:textId="371C17CA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Check both </w:t>
      </w: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IndexQueue1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and </w:t>
      </w:r>
      <w:r w:rsidRPr="2C8A612E">
        <w:rPr>
          <w:rFonts w:ascii="Times New Roman" w:hAnsi="Times New Roman" w:eastAsia="Times New Roman" w:cs="Times New Roman"/>
          <w:b/>
          <w:bCs/>
          <w:sz w:val="22"/>
          <w:szCs w:val="22"/>
        </w:rPr>
        <w:t>IndexQueue2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for any entries marked as "severe."</w:t>
      </w:r>
    </w:p>
    <w:p w:rsidR="4BC3F3FF" w:rsidP="2C8A612E" w:rsidRDefault="4BC3F3FF" w14:paraId="2BA8A475" w14:textId="6F75A7E4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Attempt to Reset</w:t>
      </w:r>
    </w:p>
    <w:p w:rsidR="4BC3F3FF" w:rsidP="2C8A612E" w:rsidRDefault="4BC3F3FF" w14:paraId="2472FD9D" w14:textId="0D0C60A6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Try resetting the severe entries and </w:t>
      </w:r>
      <w:r w:rsidR="00B465A0">
        <w:rPr>
          <w:rFonts w:ascii="Times New Roman" w:hAnsi="Times New Roman" w:eastAsia="Times New Roman" w:cs="Times New Roman"/>
          <w:sz w:val="22"/>
          <w:szCs w:val="22"/>
        </w:rPr>
        <w:t>monitor</w:t>
      </w:r>
      <w:r w:rsidRPr="2C8A612E">
        <w:rPr>
          <w:rFonts w:ascii="Times New Roman" w:hAnsi="Times New Roman" w:eastAsia="Times New Roman" w:cs="Times New Roman"/>
          <w:sz w:val="22"/>
          <w:szCs w:val="22"/>
        </w:rPr>
        <w:t xml:space="preserve"> whether they clear from the queue.</w:t>
      </w:r>
    </w:p>
    <w:p w:rsidR="4BC3F3FF" w:rsidP="2C8A612E" w:rsidRDefault="4BC3F3FF" w14:paraId="645E4045" w14:textId="0583F20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Delete if Necessary</w:t>
      </w:r>
    </w:p>
    <w:p w:rsidR="4BC3F3FF" w:rsidP="2C8A612E" w:rsidRDefault="4BC3F3FF" w14:paraId="2CF88C87" w14:textId="6660930F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If the entries do not go away after the reset, you may proceed to delete them.</w:t>
      </w:r>
    </w:p>
    <w:p w:rsidR="4BC3F3FF" w:rsidP="2C8A612E" w:rsidRDefault="4BC3F3FF" w14:paraId="40FF14F1" w14:textId="32BB1A14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2C8A612E">
        <w:rPr>
          <w:rFonts w:ascii="Times New Roman" w:hAnsi="Times New Roman" w:eastAsia="Times New Roman" w:cs="Times New Roman"/>
          <w:sz w:val="22"/>
          <w:szCs w:val="22"/>
        </w:rPr>
        <w:t>This is safe to do, as the re-indexing process will automatically occur during the next cycle.</w:t>
      </w:r>
    </w:p>
    <w:p w:rsidR="4BC3F3FF" w:rsidP="2C8A612E" w:rsidRDefault="1EB5AD1F" w14:paraId="5C2F4E80" w14:textId="1A6E4069">
      <w:pPr>
        <w:spacing w:before="240" w:after="240"/>
        <w:jc w:val="both"/>
        <w:rPr>
          <w:rFonts w:ascii="Times New Roman" w:hAnsi="Times New Roman" w:eastAsia="Times New Roman" w:cs="Times New Roman"/>
          <w:b/>
          <w:bCs/>
        </w:rPr>
      </w:pPr>
      <w:r w:rsidRPr="158ECCD7">
        <w:rPr>
          <w:rFonts w:ascii="Times New Roman" w:hAnsi="Times New Roman" w:eastAsia="Times New Roman" w:cs="Times New Roman"/>
          <w:b/>
          <w:bCs/>
        </w:rPr>
        <w:t xml:space="preserve">Generic </w:t>
      </w:r>
      <w:r w:rsidRPr="158ECCD7" w:rsidR="4BC3F3FF">
        <w:rPr>
          <w:rFonts w:ascii="Times New Roman" w:hAnsi="Times New Roman" w:eastAsia="Times New Roman" w:cs="Times New Roman"/>
          <w:b/>
          <w:bCs/>
        </w:rPr>
        <w:t>Queue Monitoring:</w:t>
      </w:r>
    </w:p>
    <w:p w:rsidR="4BC3F3FF" w:rsidP="2C8A612E" w:rsidRDefault="4BC3F3FF" w14:paraId="46F50A23" w14:textId="22852FBB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158ECCD7">
        <w:rPr>
          <w:rFonts w:ascii="Times New Roman" w:hAnsi="Times New Roman" w:eastAsia="Times New Roman" w:cs="Times New Roman"/>
          <w:b/>
          <w:bCs/>
        </w:rPr>
        <w:t xml:space="preserve">List of </w:t>
      </w:r>
      <w:r w:rsidRPr="158ECCD7" w:rsidR="796A959D">
        <w:rPr>
          <w:rFonts w:ascii="Times New Roman" w:hAnsi="Times New Roman" w:eastAsia="Times New Roman" w:cs="Times New Roman"/>
          <w:b/>
          <w:bCs/>
        </w:rPr>
        <w:t xml:space="preserve">Other </w:t>
      </w:r>
      <w:r w:rsidRPr="158ECCD7">
        <w:rPr>
          <w:rFonts w:ascii="Times New Roman" w:hAnsi="Times New Roman" w:eastAsia="Times New Roman" w:cs="Times New Roman"/>
          <w:b/>
          <w:bCs/>
        </w:rPr>
        <w:t>Queues to Monitor</w:t>
      </w:r>
      <w:r w:rsidRPr="158ECCD7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="4BC3F3FF" w:rsidP="2C8A612E" w:rsidRDefault="4BC3F3FF" w14:paraId="338EC30D" w14:textId="08979FFB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158ECCD7">
        <w:rPr>
          <w:rFonts w:ascii="Times New Roman" w:hAnsi="Times New Roman" w:eastAsia="Times New Roman" w:cs="Times New Roman"/>
          <w:sz w:val="22"/>
          <w:szCs w:val="22"/>
        </w:rPr>
        <w:t>CtmdRecomputeMembershipQueue</w:t>
      </w:r>
      <w:proofErr w:type="spellEnd"/>
    </w:p>
    <w:p w:rsidR="4BC3F3FF" w:rsidP="2C8A612E" w:rsidRDefault="4BC3F3FF" w14:paraId="56A6033C" w14:textId="088479D4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NotificationQueue</w:t>
      </w:r>
      <w:proofErr w:type="spellEnd"/>
    </w:p>
    <w:p w:rsidR="4BC3F3FF" w:rsidP="2C8A612E" w:rsidRDefault="4BC3F3FF" w14:paraId="4018028D" w14:textId="7D49F56F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158ECCD7">
        <w:rPr>
          <w:rFonts w:ascii="Times New Roman" w:hAnsi="Times New Roman" w:eastAsia="Times New Roman" w:cs="Times New Roman"/>
          <w:sz w:val="22"/>
          <w:szCs w:val="22"/>
        </w:rPr>
        <w:t>WfScheduleQueue</w:t>
      </w:r>
      <w:proofErr w:type="spellEnd"/>
    </w:p>
    <w:p w:rsidR="4BC3F3FF" w:rsidP="2C8A612E" w:rsidRDefault="4BC3F3FF" w14:paraId="79CB26B7" w14:textId="7399D39D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commonScheduleQueue</w:t>
      </w:r>
      <w:proofErr w:type="spellEnd"/>
    </w:p>
    <w:p w:rsidR="4BC3F3FF" w:rsidP="158ECCD7" w:rsidRDefault="7592ED35" w14:paraId="7CEE49AE" w14:textId="25E9BAF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158ECCD7">
        <w:rPr>
          <w:rFonts w:ascii="Times New Roman" w:hAnsi="Times New Roman" w:eastAsia="Times New Roman" w:cs="Times New Roman"/>
          <w:sz w:val="22"/>
          <w:szCs w:val="22"/>
        </w:rPr>
        <w:t>EMailQueue</w:t>
      </w:r>
      <w:proofErr w:type="spellEnd"/>
    </w:p>
    <w:p w:rsidR="4BC3F3FF" w:rsidP="2C8A612E" w:rsidRDefault="4BC3F3FF" w14:paraId="3E4CCEE6" w14:textId="358ADFA5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FMCExtractPDFProcessingQueue</w:t>
      </w:r>
      <w:proofErr w:type="spellEnd"/>
    </w:p>
    <w:p w:rsidR="4BC3F3FF" w:rsidP="2C8A612E" w:rsidRDefault="4BC3F3FF" w14:paraId="72E5AD44" w14:textId="2E3908F6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proofErr w:type="spellStart"/>
      <w:r w:rsidRPr="2C8A612E">
        <w:rPr>
          <w:rFonts w:ascii="Times New Roman" w:hAnsi="Times New Roman" w:eastAsia="Times New Roman" w:cs="Times New Roman"/>
          <w:sz w:val="22"/>
          <w:szCs w:val="22"/>
        </w:rPr>
        <w:t>FMCDocumentProcessingQueue</w:t>
      </w:r>
      <w:proofErr w:type="spellEnd"/>
    </w:p>
    <w:p w:rsidR="4BC3F3FF" w:rsidP="2C8A612E" w:rsidRDefault="4BC3F3FF" w14:paraId="72C34099" w14:textId="4DDC2F2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 w:rsidRPr="2C8A612E">
        <w:rPr>
          <w:rFonts w:ascii="Times New Roman" w:hAnsi="Times New Roman" w:eastAsia="Times New Roman" w:cs="Times New Roman"/>
          <w:b/>
          <w:bCs/>
        </w:rPr>
        <w:t>Action Required</w:t>
      </w:r>
    </w:p>
    <w:p w:rsidRPr="00F37BF5" w:rsidR="7445F24B" w:rsidP="2C8A612E" w:rsidRDefault="23E27555" w14:paraId="6C60DE9B" w14:textId="2D6BCF4E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3BDA5BAF">
        <w:rPr>
          <w:rFonts w:ascii="Times New Roman" w:hAnsi="Times New Roman" w:eastAsia="Times New Roman" w:cs="Times New Roman"/>
          <w:sz w:val="22"/>
          <w:szCs w:val="22"/>
          <w:lang w:val="en-CA"/>
        </w:rPr>
        <w:t>We need to review the queue, restart it if stopped, verify the logs, and inform the technical team when any issues are identified.</w:t>
      </w:r>
      <w:r w:rsidRPr="3BDA5BAF" w:rsidR="58B51705"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</w:p>
    <w:p w:rsidR="3BDA5BAF" w:rsidP="3BDA5BAF" w:rsidRDefault="3BDA5BAF" w14:paraId="59478317" w14:textId="6E908745">
      <w:pPr>
        <w:pStyle w:val="ListParagraph"/>
        <w:spacing w:after="0"/>
        <w:ind w:left="144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599838EB" w:rsidP="29F3E903" w:rsidRDefault="599838EB" w14:paraId="6AF0FB5A" w14:textId="57E45E1A">
      <w:pPr>
        <w:pStyle w:val="ListParagraph"/>
        <w:spacing w:after="0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1B3BF14" w:rsidP="29F3E903" w:rsidRDefault="31B3BF14" w14:paraId="25089BBD" w14:textId="2D65A35E">
      <w:pPr>
        <w:pStyle w:val="Normal"/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9F3E903" w:rsidR="31B3BF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Issues: </w:t>
      </w:r>
      <w:r w:rsidRPr="29F3E903" w:rsidR="6D3B60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Terminate</w:t>
      </w:r>
      <w:r w:rsidRPr="29F3E903" w:rsidR="6D3B60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CR/CN </w:t>
      </w:r>
      <w:r w:rsidRPr="29F3E903" w:rsidR="6D3B60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still shows Planning State instead of Cancelled State</w:t>
      </w:r>
    </w:p>
    <w:p w:rsidR="29F3E903" w:rsidP="29F3E903" w:rsidRDefault="29F3E903" w14:paraId="534A3A4A" w14:textId="29C99778">
      <w:pPr>
        <w:pStyle w:val="Normal"/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6D3B60F2" w:rsidP="0990F3CC" w:rsidRDefault="6D3B60F2" w14:paraId="390F3FED" w14:textId="52B038AE">
      <w:pPr>
        <w:jc w:val="both"/>
      </w:pP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If </w:t>
      </w:r>
      <w:r w:rsidRPr="29F3E903" w:rsidR="6D3B60F2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Terminate CR/CN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was 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initiated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but the state was not updated to </w:t>
      </w:r>
      <w:r w:rsidRPr="29F3E903" w:rsidR="6D3B60F2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Cancelled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due to an exception and a 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subsequent</w:t>
      </w: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state change has already taken place; verify if there are any workflow iteration discrepancies.</w:t>
      </w:r>
    </w:p>
    <w:p w:rsidR="6D3B60F2" w:rsidP="0990F3CC" w:rsidRDefault="6D3B60F2" w14:paraId="56C6F4DF" w14:textId="0C2F5FEB">
      <w:pPr>
        <w:jc w:val="both"/>
      </w:pPr>
      <w:r w:rsidRPr="29F3E903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9F3E903" w:rsidR="79053C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Steps to perform:</w:t>
      </w:r>
    </w:p>
    <w:p w:rsidR="6D3B60F2" w:rsidP="0990F3CC" w:rsidRDefault="6D3B60F2" w14:paraId="572E1991" w14:textId="2691B5B7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Set the object state to </w:t>
      </w:r>
      <w:r w:rsidRPr="0990F3CC" w:rsidR="6D3B60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Cancelled</w:t>
      </w: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as it was expected to be in the Cancelled state.</w:t>
      </w:r>
    </w:p>
    <w:p w:rsidR="6D3B60F2" w:rsidP="0990F3CC" w:rsidRDefault="6D3B60F2" w14:paraId="06B5453C" w14:textId="69578E3D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Reassign the lifecycle: </w:t>
      </w:r>
    </w:p>
    <w:p w:rsidR="6D3B60F2" w:rsidP="0990F3CC" w:rsidRDefault="6D3B60F2" w14:paraId="475C1435" w14:textId="4E7A70ED">
      <w:pPr>
        <w:pStyle w:val="ListParagraph"/>
        <w:numPr>
          <w:ilvl w:val="1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Select </w:t>
      </w:r>
      <w:r w:rsidRPr="0990F3CC" w:rsidR="6D3B60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“Use latest iteration of current lifecycle”</w:t>
      </w:r>
    </w:p>
    <w:p w:rsidR="6D3B60F2" w:rsidP="0990F3CC" w:rsidRDefault="6D3B60F2" w14:paraId="70D8E9BD" w14:textId="2134E62E">
      <w:pPr>
        <w:pStyle w:val="ListParagraph"/>
        <w:numPr>
          <w:ilvl w:val="1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Ensure </w:t>
      </w:r>
      <w:r w:rsidRPr="0990F3CC" w:rsidR="6D3B60F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“Preserve current state”</w:t>
      </w: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selected</w:t>
      </w:r>
    </w:p>
    <w:p w:rsidR="6D3B60F2" w:rsidP="0990F3CC" w:rsidRDefault="6D3B60F2" w14:paraId="0D79BEAF" w14:textId="702360D4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990F3CC" w:rsidR="6D3B60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If a queue entry exists, delete the entry instead of refreshing it</w:t>
      </w:r>
    </w:p>
    <w:p w:rsidR="6D3B60F2" w:rsidP="0990F3CC" w:rsidRDefault="6D3B60F2" w14:paraId="04D5E11D" w14:textId="0DF0781A">
      <w:pPr>
        <w:jc w:val="both"/>
      </w:pPr>
      <w:r w:rsidR="6D3B60F2">
        <w:drawing>
          <wp:inline wp14:editId="7AE42DFE" wp14:anchorId="1BE82E07">
            <wp:extent cx="5943600" cy="3495675"/>
            <wp:effectExtent l="0" t="0" r="0" b="0"/>
            <wp:docPr id="1317190193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190193" name="Picture 1317190193"/>
                    <pic:cNvPicPr/>
                  </pic:nvPicPr>
                  <pic:blipFill>
                    <a:blip xmlns:r="http://schemas.openxmlformats.org/officeDocument/2006/relationships" r:embed="rId469300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0F3CC" w:rsidP="0990F3CC" w:rsidRDefault="0990F3CC" w14:paraId="42E82698" w14:textId="218AAA56">
      <w:pPr>
        <w:pStyle w:val="Normal"/>
        <w:spacing w:after="0"/>
        <w:ind w:left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3BDA5BAF" w:rsidP="3BDA5BAF" w:rsidRDefault="3BDA5BAF" w14:paraId="1FC46EDF" w14:textId="3C3E7A1A">
      <w:pPr>
        <w:spacing w:after="0"/>
        <w:ind w:left="144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sectPr w:rsidR="3BDA5BAF"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1A72" w:rsidP="00812B14" w:rsidRDefault="00A21A72" w14:paraId="07E50A04" w14:textId="77777777">
      <w:pPr>
        <w:spacing w:after="0" w:line="240" w:lineRule="auto"/>
      </w:pPr>
      <w:r>
        <w:separator/>
      </w:r>
    </w:p>
  </w:endnote>
  <w:endnote w:type="continuationSeparator" w:id="0">
    <w:p w:rsidR="00A21A72" w:rsidP="00812B14" w:rsidRDefault="00A21A72" w14:paraId="2B559D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7614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2B14" w:rsidRDefault="00812B14" w14:paraId="09B168BB" w14:textId="4F51E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12B14" w:rsidRDefault="00812B14" w14:paraId="3817C18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1A72" w:rsidP="00812B14" w:rsidRDefault="00A21A72" w14:paraId="4597682E" w14:textId="77777777">
      <w:pPr>
        <w:spacing w:after="0" w:line="240" w:lineRule="auto"/>
      </w:pPr>
      <w:r>
        <w:separator/>
      </w:r>
    </w:p>
  </w:footnote>
  <w:footnote w:type="continuationSeparator" w:id="0">
    <w:p w:rsidR="00A21A72" w:rsidP="00812B14" w:rsidRDefault="00A21A72" w14:paraId="6298077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116ae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5613C4"/>
    <w:multiLevelType w:val="hybridMultilevel"/>
    <w:tmpl w:val="D35AD0A6"/>
    <w:lvl w:ilvl="0" w:tplc="31027F0C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62467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9E53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E441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62C2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3EC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5CCB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4A9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623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E1527D"/>
    <w:multiLevelType w:val="hybridMultilevel"/>
    <w:tmpl w:val="FFEC8D64"/>
    <w:lvl w:ilvl="0" w:tplc="D5ACCA98">
      <w:start w:val="1"/>
      <w:numFmt w:val="decimal"/>
      <w:lvlText w:val="%1."/>
      <w:lvlJc w:val="left"/>
      <w:pPr>
        <w:ind w:left="720" w:hanging="360"/>
      </w:pPr>
    </w:lvl>
    <w:lvl w:ilvl="1" w:tplc="C6E83C6E">
      <w:start w:val="1"/>
      <w:numFmt w:val="lowerLetter"/>
      <w:lvlText w:val="%2."/>
      <w:lvlJc w:val="left"/>
      <w:pPr>
        <w:ind w:left="1440" w:hanging="360"/>
      </w:pPr>
    </w:lvl>
    <w:lvl w:ilvl="2" w:tplc="91421782">
      <w:start w:val="1"/>
      <w:numFmt w:val="lowerRoman"/>
      <w:lvlText w:val="%3."/>
      <w:lvlJc w:val="right"/>
      <w:pPr>
        <w:ind w:left="2160" w:hanging="180"/>
      </w:pPr>
    </w:lvl>
    <w:lvl w:ilvl="3" w:tplc="220A5310">
      <w:start w:val="1"/>
      <w:numFmt w:val="decimal"/>
      <w:lvlText w:val="%4."/>
      <w:lvlJc w:val="left"/>
      <w:pPr>
        <w:ind w:left="2880" w:hanging="360"/>
      </w:pPr>
    </w:lvl>
    <w:lvl w:ilvl="4" w:tplc="EDA8FA9A">
      <w:start w:val="1"/>
      <w:numFmt w:val="lowerLetter"/>
      <w:lvlText w:val="%5."/>
      <w:lvlJc w:val="left"/>
      <w:pPr>
        <w:ind w:left="3600" w:hanging="360"/>
      </w:pPr>
    </w:lvl>
    <w:lvl w:ilvl="5" w:tplc="9698BA24">
      <w:start w:val="1"/>
      <w:numFmt w:val="lowerRoman"/>
      <w:lvlText w:val="%6."/>
      <w:lvlJc w:val="right"/>
      <w:pPr>
        <w:ind w:left="4320" w:hanging="180"/>
      </w:pPr>
    </w:lvl>
    <w:lvl w:ilvl="6" w:tplc="65C0DBCA">
      <w:start w:val="1"/>
      <w:numFmt w:val="decimal"/>
      <w:lvlText w:val="%7."/>
      <w:lvlJc w:val="left"/>
      <w:pPr>
        <w:ind w:left="5040" w:hanging="360"/>
      </w:pPr>
    </w:lvl>
    <w:lvl w:ilvl="7" w:tplc="6A5EEEEE">
      <w:start w:val="1"/>
      <w:numFmt w:val="lowerLetter"/>
      <w:lvlText w:val="%8."/>
      <w:lvlJc w:val="left"/>
      <w:pPr>
        <w:ind w:left="5760" w:hanging="360"/>
      </w:pPr>
    </w:lvl>
    <w:lvl w:ilvl="8" w:tplc="ABE04E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C66AC"/>
    <w:multiLevelType w:val="hybridMultilevel"/>
    <w:tmpl w:val="9D347818"/>
    <w:lvl w:ilvl="0" w:tplc="B718A82E">
      <w:start w:val="1"/>
      <w:numFmt w:val="decimal"/>
      <w:lvlText w:val="%1."/>
      <w:lvlJc w:val="left"/>
      <w:pPr>
        <w:ind w:left="360" w:hanging="360"/>
      </w:pPr>
    </w:lvl>
    <w:lvl w:ilvl="1" w:tplc="66F42BB4">
      <w:start w:val="1"/>
      <w:numFmt w:val="lowerLetter"/>
      <w:lvlText w:val="%2."/>
      <w:lvlJc w:val="left"/>
      <w:pPr>
        <w:ind w:left="1080" w:hanging="360"/>
      </w:pPr>
    </w:lvl>
    <w:lvl w:ilvl="2" w:tplc="E39ECA66">
      <w:start w:val="1"/>
      <w:numFmt w:val="lowerRoman"/>
      <w:lvlText w:val="%3."/>
      <w:lvlJc w:val="right"/>
      <w:pPr>
        <w:ind w:left="1800" w:hanging="180"/>
      </w:pPr>
    </w:lvl>
    <w:lvl w:ilvl="3" w:tplc="548E3846">
      <w:start w:val="1"/>
      <w:numFmt w:val="decimal"/>
      <w:lvlText w:val="%4."/>
      <w:lvlJc w:val="left"/>
      <w:pPr>
        <w:ind w:left="2520" w:hanging="360"/>
      </w:pPr>
    </w:lvl>
    <w:lvl w:ilvl="4" w:tplc="41DAA3A0">
      <w:start w:val="1"/>
      <w:numFmt w:val="lowerLetter"/>
      <w:lvlText w:val="%5."/>
      <w:lvlJc w:val="left"/>
      <w:pPr>
        <w:ind w:left="3240" w:hanging="360"/>
      </w:pPr>
    </w:lvl>
    <w:lvl w:ilvl="5" w:tplc="9B36EA68">
      <w:start w:val="1"/>
      <w:numFmt w:val="lowerRoman"/>
      <w:lvlText w:val="%6."/>
      <w:lvlJc w:val="right"/>
      <w:pPr>
        <w:ind w:left="3960" w:hanging="180"/>
      </w:pPr>
    </w:lvl>
    <w:lvl w:ilvl="6" w:tplc="480A12DA">
      <w:start w:val="1"/>
      <w:numFmt w:val="decimal"/>
      <w:lvlText w:val="%7."/>
      <w:lvlJc w:val="left"/>
      <w:pPr>
        <w:ind w:left="4680" w:hanging="360"/>
      </w:pPr>
    </w:lvl>
    <w:lvl w:ilvl="7" w:tplc="B86CB6FA">
      <w:start w:val="1"/>
      <w:numFmt w:val="lowerLetter"/>
      <w:lvlText w:val="%8."/>
      <w:lvlJc w:val="left"/>
      <w:pPr>
        <w:ind w:left="5400" w:hanging="360"/>
      </w:pPr>
    </w:lvl>
    <w:lvl w:ilvl="8" w:tplc="28F461F4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93BADB"/>
    <w:multiLevelType w:val="hybridMultilevel"/>
    <w:tmpl w:val="4A1A2234"/>
    <w:lvl w:ilvl="0" w:tplc="71148EC4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953459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2A04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0C44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D269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C47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CA32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347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E40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C3820F"/>
    <w:multiLevelType w:val="hybridMultilevel"/>
    <w:tmpl w:val="5DEEF416"/>
    <w:lvl w:ilvl="0" w:tplc="7D8856EE">
      <w:start w:val="1"/>
      <w:numFmt w:val="decimal"/>
      <w:lvlText w:val="%1."/>
      <w:lvlJc w:val="left"/>
      <w:pPr>
        <w:ind w:left="720" w:hanging="360"/>
      </w:pPr>
    </w:lvl>
    <w:lvl w:ilvl="1" w:tplc="54942FC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B9CEC2A">
      <w:start w:val="1"/>
      <w:numFmt w:val="lowerRoman"/>
      <w:lvlText w:val="%3."/>
      <w:lvlJc w:val="right"/>
      <w:pPr>
        <w:ind w:left="2160" w:hanging="180"/>
      </w:pPr>
    </w:lvl>
    <w:lvl w:ilvl="3" w:tplc="CA2A5A52">
      <w:start w:val="1"/>
      <w:numFmt w:val="decimal"/>
      <w:lvlText w:val="%4."/>
      <w:lvlJc w:val="left"/>
      <w:pPr>
        <w:ind w:left="2880" w:hanging="360"/>
      </w:pPr>
    </w:lvl>
    <w:lvl w:ilvl="4" w:tplc="7AAC87BA">
      <w:start w:val="1"/>
      <w:numFmt w:val="lowerLetter"/>
      <w:lvlText w:val="%5."/>
      <w:lvlJc w:val="left"/>
      <w:pPr>
        <w:ind w:left="3600" w:hanging="360"/>
      </w:pPr>
    </w:lvl>
    <w:lvl w:ilvl="5" w:tplc="738663D0">
      <w:start w:val="1"/>
      <w:numFmt w:val="lowerRoman"/>
      <w:lvlText w:val="%6."/>
      <w:lvlJc w:val="right"/>
      <w:pPr>
        <w:ind w:left="4320" w:hanging="180"/>
      </w:pPr>
    </w:lvl>
    <w:lvl w:ilvl="6" w:tplc="7C1E0352">
      <w:start w:val="1"/>
      <w:numFmt w:val="decimal"/>
      <w:lvlText w:val="%7."/>
      <w:lvlJc w:val="left"/>
      <w:pPr>
        <w:ind w:left="5040" w:hanging="360"/>
      </w:pPr>
    </w:lvl>
    <w:lvl w:ilvl="7" w:tplc="A4A263C2">
      <w:start w:val="1"/>
      <w:numFmt w:val="lowerLetter"/>
      <w:lvlText w:val="%8."/>
      <w:lvlJc w:val="left"/>
      <w:pPr>
        <w:ind w:left="5760" w:hanging="360"/>
      </w:pPr>
    </w:lvl>
    <w:lvl w:ilvl="8" w:tplc="93E8CF8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C0766"/>
    <w:multiLevelType w:val="hybridMultilevel"/>
    <w:tmpl w:val="69AC7648"/>
    <w:lvl w:ilvl="0" w:tplc="0568A3EE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8A0096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5E7D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EE5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940A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FE1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80C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6A3C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3423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F5486A"/>
    <w:multiLevelType w:val="hybridMultilevel"/>
    <w:tmpl w:val="AB2AEC88"/>
    <w:lvl w:ilvl="0" w:tplc="B8ECB8B6">
      <w:start w:val="1"/>
      <w:numFmt w:val="decimal"/>
      <w:lvlText w:val="%1."/>
      <w:lvlJc w:val="left"/>
      <w:pPr>
        <w:ind w:left="720" w:hanging="360"/>
      </w:pPr>
    </w:lvl>
    <w:lvl w:ilvl="1" w:tplc="A00EB162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93882AB8">
      <w:start w:val="1"/>
      <w:numFmt w:val="lowerRoman"/>
      <w:lvlText w:val="%3."/>
      <w:lvlJc w:val="right"/>
      <w:pPr>
        <w:ind w:left="2160" w:hanging="180"/>
      </w:pPr>
    </w:lvl>
    <w:lvl w:ilvl="3" w:tplc="450A1ED6">
      <w:start w:val="1"/>
      <w:numFmt w:val="decimal"/>
      <w:lvlText w:val="%4."/>
      <w:lvlJc w:val="left"/>
      <w:pPr>
        <w:ind w:left="2880" w:hanging="360"/>
      </w:pPr>
    </w:lvl>
    <w:lvl w:ilvl="4" w:tplc="7AEC257C">
      <w:start w:val="1"/>
      <w:numFmt w:val="lowerLetter"/>
      <w:lvlText w:val="%5."/>
      <w:lvlJc w:val="left"/>
      <w:pPr>
        <w:ind w:left="3600" w:hanging="360"/>
      </w:pPr>
    </w:lvl>
    <w:lvl w:ilvl="5" w:tplc="9350D142">
      <w:start w:val="1"/>
      <w:numFmt w:val="lowerRoman"/>
      <w:lvlText w:val="%6."/>
      <w:lvlJc w:val="right"/>
      <w:pPr>
        <w:ind w:left="4320" w:hanging="180"/>
      </w:pPr>
    </w:lvl>
    <w:lvl w:ilvl="6" w:tplc="45E27076">
      <w:start w:val="1"/>
      <w:numFmt w:val="decimal"/>
      <w:lvlText w:val="%7."/>
      <w:lvlJc w:val="left"/>
      <w:pPr>
        <w:ind w:left="5040" w:hanging="360"/>
      </w:pPr>
    </w:lvl>
    <w:lvl w:ilvl="7" w:tplc="CFEC1560">
      <w:start w:val="1"/>
      <w:numFmt w:val="lowerLetter"/>
      <w:lvlText w:val="%8."/>
      <w:lvlJc w:val="left"/>
      <w:pPr>
        <w:ind w:left="5760" w:hanging="360"/>
      </w:pPr>
    </w:lvl>
    <w:lvl w:ilvl="8" w:tplc="55A03C2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E85A3"/>
    <w:multiLevelType w:val="hybridMultilevel"/>
    <w:tmpl w:val="F8A8FCCE"/>
    <w:lvl w:ilvl="0" w:tplc="35E4E0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269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C95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B236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5049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42B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5018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EAA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9869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3947C5"/>
    <w:multiLevelType w:val="hybridMultilevel"/>
    <w:tmpl w:val="395E2648"/>
    <w:lvl w:ilvl="0" w:tplc="E1F2800E">
      <w:start w:val="1"/>
      <w:numFmt w:val="decimal"/>
      <w:lvlText w:val="%1."/>
      <w:lvlJc w:val="left"/>
      <w:pPr>
        <w:ind w:left="720" w:hanging="360"/>
      </w:pPr>
    </w:lvl>
    <w:lvl w:ilvl="1" w:tplc="228C970E">
      <w:start w:val="1"/>
      <w:numFmt w:val="lowerLetter"/>
      <w:lvlText w:val="%2."/>
      <w:lvlJc w:val="left"/>
      <w:pPr>
        <w:ind w:left="1440" w:hanging="360"/>
      </w:pPr>
    </w:lvl>
    <w:lvl w:ilvl="2" w:tplc="87D67C4C">
      <w:start w:val="1"/>
      <w:numFmt w:val="lowerRoman"/>
      <w:lvlText w:val="%3."/>
      <w:lvlJc w:val="right"/>
      <w:pPr>
        <w:ind w:left="2160" w:hanging="180"/>
      </w:pPr>
    </w:lvl>
    <w:lvl w:ilvl="3" w:tplc="FFCE0ACA">
      <w:start w:val="1"/>
      <w:numFmt w:val="decimal"/>
      <w:lvlText w:val="%4."/>
      <w:lvlJc w:val="left"/>
      <w:pPr>
        <w:ind w:left="2880" w:hanging="360"/>
      </w:pPr>
    </w:lvl>
    <w:lvl w:ilvl="4" w:tplc="361E6670">
      <w:start w:val="1"/>
      <w:numFmt w:val="lowerLetter"/>
      <w:lvlText w:val="%5."/>
      <w:lvlJc w:val="left"/>
      <w:pPr>
        <w:ind w:left="3600" w:hanging="360"/>
      </w:pPr>
    </w:lvl>
    <w:lvl w:ilvl="5" w:tplc="3BC4235A">
      <w:start w:val="1"/>
      <w:numFmt w:val="lowerRoman"/>
      <w:lvlText w:val="%6."/>
      <w:lvlJc w:val="right"/>
      <w:pPr>
        <w:ind w:left="4320" w:hanging="180"/>
      </w:pPr>
    </w:lvl>
    <w:lvl w:ilvl="6" w:tplc="A3AED330">
      <w:start w:val="1"/>
      <w:numFmt w:val="decimal"/>
      <w:lvlText w:val="%7."/>
      <w:lvlJc w:val="left"/>
      <w:pPr>
        <w:ind w:left="5040" w:hanging="360"/>
      </w:pPr>
    </w:lvl>
    <w:lvl w:ilvl="7" w:tplc="4FB068CC">
      <w:start w:val="1"/>
      <w:numFmt w:val="lowerLetter"/>
      <w:lvlText w:val="%8."/>
      <w:lvlJc w:val="left"/>
      <w:pPr>
        <w:ind w:left="5760" w:hanging="360"/>
      </w:pPr>
    </w:lvl>
    <w:lvl w:ilvl="8" w:tplc="BC348C7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8FE48"/>
    <w:multiLevelType w:val="hybridMultilevel"/>
    <w:tmpl w:val="122A2350"/>
    <w:lvl w:ilvl="0" w:tplc="FB5A6DC2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4CF275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FC45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48ED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8A7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2A1E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43B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4E1E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626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221B11"/>
    <w:multiLevelType w:val="hybridMultilevel"/>
    <w:tmpl w:val="A84C060E"/>
    <w:lvl w:ilvl="0" w:tplc="869C7BC6">
      <w:start w:val="1"/>
      <w:numFmt w:val="decimal"/>
      <w:lvlText w:val="%1."/>
      <w:lvlJc w:val="left"/>
      <w:pPr>
        <w:ind w:left="720" w:hanging="360"/>
      </w:pPr>
    </w:lvl>
    <w:lvl w:ilvl="1" w:tplc="0048489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058ABF8">
      <w:start w:val="1"/>
      <w:numFmt w:val="bullet"/>
      <w:lvlText w:val="§"/>
      <w:lvlJc w:val="left"/>
      <w:pPr>
        <w:ind w:left="2160" w:hanging="180"/>
      </w:pPr>
      <w:rPr>
        <w:rFonts w:hint="default" w:ascii="Symbol" w:hAnsi="Symbol"/>
      </w:rPr>
    </w:lvl>
    <w:lvl w:ilvl="3" w:tplc="EA985F78">
      <w:start w:val="1"/>
      <w:numFmt w:val="decimal"/>
      <w:lvlText w:val="%4."/>
      <w:lvlJc w:val="left"/>
      <w:pPr>
        <w:ind w:left="2880" w:hanging="360"/>
      </w:pPr>
    </w:lvl>
    <w:lvl w:ilvl="4" w:tplc="E9CCF11E">
      <w:start w:val="1"/>
      <w:numFmt w:val="lowerLetter"/>
      <w:lvlText w:val="%5."/>
      <w:lvlJc w:val="left"/>
      <w:pPr>
        <w:ind w:left="3600" w:hanging="360"/>
      </w:pPr>
    </w:lvl>
    <w:lvl w:ilvl="5" w:tplc="92F6541C">
      <w:start w:val="1"/>
      <w:numFmt w:val="lowerRoman"/>
      <w:lvlText w:val="%6."/>
      <w:lvlJc w:val="right"/>
      <w:pPr>
        <w:ind w:left="4320" w:hanging="180"/>
      </w:pPr>
    </w:lvl>
    <w:lvl w:ilvl="6" w:tplc="0A8A9ED6">
      <w:start w:val="1"/>
      <w:numFmt w:val="decimal"/>
      <w:lvlText w:val="%7."/>
      <w:lvlJc w:val="left"/>
      <w:pPr>
        <w:ind w:left="5040" w:hanging="360"/>
      </w:pPr>
    </w:lvl>
    <w:lvl w:ilvl="7" w:tplc="08420F18">
      <w:start w:val="1"/>
      <w:numFmt w:val="lowerLetter"/>
      <w:lvlText w:val="%8."/>
      <w:lvlJc w:val="left"/>
      <w:pPr>
        <w:ind w:left="5760" w:hanging="360"/>
      </w:pPr>
    </w:lvl>
    <w:lvl w:ilvl="8" w:tplc="7B725E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90488"/>
    <w:multiLevelType w:val="hybridMultilevel"/>
    <w:tmpl w:val="61FA50BC"/>
    <w:lvl w:ilvl="0" w:tplc="AE8826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E6B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C4F0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E80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3ED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4AED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B207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EF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E21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5E6B59A"/>
    <w:multiLevelType w:val="hybridMultilevel"/>
    <w:tmpl w:val="A1D29AD0"/>
    <w:lvl w:ilvl="0" w:tplc="B058C9BA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A31E28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6A7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5EED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1459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8F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141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D087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20B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18C94B"/>
    <w:multiLevelType w:val="hybridMultilevel"/>
    <w:tmpl w:val="E872E858"/>
    <w:lvl w:ilvl="0" w:tplc="030C33E2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B768A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64E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1E66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FE7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060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682B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805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C068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EE1DA4"/>
    <w:multiLevelType w:val="hybridMultilevel"/>
    <w:tmpl w:val="8124C9EA"/>
    <w:lvl w:ilvl="0" w:tplc="96C46F02">
      <w:start w:val="1"/>
      <w:numFmt w:val="upperRoman"/>
      <w:lvlText w:val="%1."/>
      <w:lvlJc w:val="right"/>
      <w:pPr>
        <w:ind w:left="720" w:hanging="360"/>
      </w:pPr>
    </w:lvl>
    <w:lvl w:ilvl="1" w:tplc="0AAA56F0">
      <w:start w:val="1"/>
      <w:numFmt w:val="lowerLetter"/>
      <w:lvlText w:val="%2."/>
      <w:lvlJc w:val="left"/>
      <w:pPr>
        <w:ind w:left="1440" w:hanging="360"/>
      </w:pPr>
    </w:lvl>
    <w:lvl w:ilvl="2" w:tplc="BF14E1B4">
      <w:start w:val="1"/>
      <w:numFmt w:val="lowerRoman"/>
      <w:lvlText w:val="%3."/>
      <w:lvlJc w:val="right"/>
      <w:pPr>
        <w:ind w:left="2160" w:hanging="180"/>
      </w:pPr>
    </w:lvl>
    <w:lvl w:ilvl="3" w:tplc="328EF3EA">
      <w:start w:val="1"/>
      <w:numFmt w:val="decimal"/>
      <w:lvlText w:val="%4."/>
      <w:lvlJc w:val="left"/>
      <w:pPr>
        <w:ind w:left="2880" w:hanging="360"/>
      </w:pPr>
    </w:lvl>
    <w:lvl w:ilvl="4" w:tplc="E80A74E8">
      <w:start w:val="1"/>
      <w:numFmt w:val="lowerLetter"/>
      <w:lvlText w:val="%5."/>
      <w:lvlJc w:val="left"/>
      <w:pPr>
        <w:ind w:left="3600" w:hanging="360"/>
      </w:pPr>
    </w:lvl>
    <w:lvl w:ilvl="5" w:tplc="74B8539E">
      <w:start w:val="1"/>
      <w:numFmt w:val="lowerRoman"/>
      <w:lvlText w:val="%6."/>
      <w:lvlJc w:val="right"/>
      <w:pPr>
        <w:ind w:left="4320" w:hanging="180"/>
      </w:pPr>
    </w:lvl>
    <w:lvl w:ilvl="6" w:tplc="4A16C60E">
      <w:start w:val="1"/>
      <w:numFmt w:val="decimal"/>
      <w:lvlText w:val="%7."/>
      <w:lvlJc w:val="left"/>
      <w:pPr>
        <w:ind w:left="5040" w:hanging="360"/>
      </w:pPr>
    </w:lvl>
    <w:lvl w:ilvl="7" w:tplc="7946EC1A">
      <w:start w:val="1"/>
      <w:numFmt w:val="lowerLetter"/>
      <w:lvlText w:val="%8."/>
      <w:lvlJc w:val="left"/>
      <w:pPr>
        <w:ind w:left="5760" w:hanging="360"/>
      </w:pPr>
    </w:lvl>
    <w:lvl w:ilvl="8" w:tplc="47C48CC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2B870"/>
    <w:multiLevelType w:val="hybridMultilevel"/>
    <w:tmpl w:val="0C2C5436"/>
    <w:lvl w:ilvl="0" w:tplc="01C402D2">
      <w:start w:val="1"/>
      <w:numFmt w:val="decimal"/>
      <w:lvlText w:val="%1."/>
      <w:lvlJc w:val="left"/>
      <w:pPr>
        <w:ind w:left="720" w:hanging="360"/>
      </w:pPr>
    </w:lvl>
    <w:lvl w:ilvl="1" w:tplc="7B3084B0">
      <w:start w:val="1"/>
      <w:numFmt w:val="lowerLetter"/>
      <w:lvlText w:val="%2."/>
      <w:lvlJc w:val="left"/>
      <w:pPr>
        <w:ind w:left="1440" w:hanging="360"/>
      </w:pPr>
    </w:lvl>
    <w:lvl w:ilvl="2" w:tplc="DB5E23FC">
      <w:start w:val="1"/>
      <w:numFmt w:val="lowerRoman"/>
      <w:lvlText w:val="%3."/>
      <w:lvlJc w:val="right"/>
      <w:pPr>
        <w:ind w:left="2160" w:hanging="180"/>
      </w:pPr>
    </w:lvl>
    <w:lvl w:ilvl="3" w:tplc="DFDA506E">
      <w:start w:val="1"/>
      <w:numFmt w:val="decimal"/>
      <w:lvlText w:val="%4."/>
      <w:lvlJc w:val="left"/>
      <w:pPr>
        <w:ind w:left="2880" w:hanging="360"/>
      </w:pPr>
    </w:lvl>
    <w:lvl w:ilvl="4" w:tplc="F9085122">
      <w:start w:val="1"/>
      <w:numFmt w:val="lowerLetter"/>
      <w:lvlText w:val="%5."/>
      <w:lvlJc w:val="left"/>
      <w:pPr>
        <w:ind w:left="3600" w:hanging="360"/>
      </w:pPr>
    </w:lvl>
    <w:lvl w:ilvl="5" w:tplc="DBAAC4DC">
      <w:start w:val="1"/>
      <w:numFmt w:val="lowerRoman"/>
      <w:lvlText w:val="%6."/>
      <w:lvlJc w:val="right"/>
      <w:pPr>
        <w:ind w:left="4320" w:hanging="180"/>
      </w:pPr>
    </w:lvl>
    <w:lvl w:ilvl="6" w:tplc="C742E6AC">
      <w:start w:val="1"/>
      <w:numFmt w:val="decimal"/>
      <w:lvlText w:val="%7."/>
      <w:lvlJc w:val="left"/>
      <w:pPr>
        <w:ind w:left="5040" w:hanging="360"/>
      </w:pPr>
    </w:lvl>
    <w:lvl w:ilvl="7" w:tplc="10DAF6E2">
      <w:start w:val="1"/>
      <w:numFmt w:val="lowerLetter"/>
      <w:lvlText w:val="%8."/>
      <w:lvlJc w:val="left"/>
      <w:pPr>
        <w:ind w:left="5760" w:hanging="360"/>
      </w:pPr>
    </w:lvl>
    <w:lvl w:ilvl="8" w:tplc="D92AD19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EB52D"/>
    <w:multiLevelType w:val="hybridMultilevel"/>
    <w:tmpl w:val="07C0B984"/>
    <w:lvl w:ilvl="0" w:tplc="71F07356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0A04B1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B4D2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44B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264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184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205D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66F1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06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344B97C"/>
    <w:multiLevelType w:val="hybridMultilevel"/>
    <w:tmpl w:val="0A2C929E"/>
    <w:lvl w:ilvl="0" w:tplc="2BA26D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8C8A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00AD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70E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88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12C2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CE8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A225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B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4E7BBB"/>
    <w:multiLevelType w:val="hybridMultilevel"/>
    <w:tmpl w:val="E180A026"/>
    <w:lvl w:ilvl="0" w:tplc="76EE1A1E">
      <w:start w:val="1"/>
      <w:numFmt w:val="decimal"/>
      <w:lvlText w:val="%1."/>
      <w:lvlJc w:val="left"/>
      <w:pPr>
        <w:ind w:left="360" w:hanging="360"/>
      </w:pPr>
    </w:lvl>
    <w:lvl w:ilvl="1" w:tplc="5B76103E">
      <w:start w:val="1"/>
      <w:numFmt w:val="lowerLetter"/>
      <w:lvlText w:val="%2."/>
      <w:lvlJc w:val="left"/>
      <w:pPr>
        <w:ind w:left="1080" w:hanging="360"/>
      </w:pPr>
    </w:lvl>
    <w:lvl w:ilvl="2" w:tplc="9710D8D0">
      <w:start w:val="1"/>
      <w:numFmt w:val="lowerRoman"/>
      <w:lvlText w:val="%3."/>
      <w:lvlJc w:val="right"/>
      <w:pPr>
        <w:ind w:left="1800" w:hanging="180"/>
      </w:pPr>
    </w:lvl>
    <w:lvl w:ilvl="3" w:tplc="536496F8">
      <w:start w:val="1"/>
      <w:numFmt w:val="decimal"/>
      <w:lvlText w:val="%4."/>
      <w:lvlJc w:val="left"/>
      <w:pPr>
        <w:ind w:left="2520" w:hanging="360"/>
      </w:pPr>
    </w:lvl>
    <w:lvl w:ilvl="4" w:tplc="2A960430">
      <w:start w:val="1"/>
      <w:numFmt w:val="lowerLetter"/>
      <w:lvlText w:val="%5."/>
      <w:lvlJc w:val="left"/>
      <w:pPr>
        <w:ind w:left="3240" w:hanging="360"/>
      </w:pPr>
    </w:lvl>
    <w:lvl w:ilvl="5" w:tplc="E020C6D8">
      <w:start w:val="1"/>
      <w:numFmt w:val="lowerRoman"/>
      <w:lvlText w:val="%6."/>
      <w:lvlJc w:val="right"/>
      <w:pPr>
        <w:ind w:left="3960" w:hanging="180"/>
      </w:pPr>
    </w:lvl>
    <w:lvl w:ilvl="6" w:tplc="F9C4A0F6">
      <w:start w:val="1"/>
      <w:numFmt w:val="decimal"/>
      <w:lvlText w:val="%7."/>
      <w:lvlJc w:val="left"/>
      <w:pPr>
        <w:ind w:left="4680" w:hanging="360"/>
      </w:pPr>
    </w:lvl>
    <w:lvl w:ilvl="7" w:tplc="A3B61C42">
      <w:start w:val="1"/>
      <w:numFmt w:val="lowerLetter"/>
      <w:lvlText w:val="%8."/>
      <w:lvlJc w:val="left"/>
      <w:pPr>
        <w:ind w:left="5400" w:hanging="360"/>
      </w:pPr>
    </w:lvl>
    <w:lvl w:ilvl="8" w:tplc="62DC1B22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426E94"/>
    <w:multiLevelType w:val="hybridMultilevel"/>
    <w:tmpl w:val="C436E46A"/>
    <w:lvl w:ilvl="0" w:tplc="7A1E31A2">
      <w:start w:val="1"/>
      <w:numFmt w:val="decimal"/>
      <w:lvlText w:val="%1)"/>
      <w:lvlJc w:val="left"/>
      <w:pPr>
        <w:ind w:left="720" w:hanging="360"/>
      </w:pPr>
    </w:lvl>
    <w:lvl w:ilvl="1" w:tplc="6C8A8622">
      <w:start w:val="1"/>
      <w:numFmt w:val="lowerLetter"/>
      <w:lvlText w:val="%2."/>
      <w:lvlJc w:val="left"/>
      <w:pPr>
        <w:ind w:left="1440" w:hanging="360"/>
      </w:pPr>
    </w:lvl>
    <w:lvl w:ilvl="2" w:tplc="599C076A">
      <w:start w:val="1"/>
      <w:numFmt w:val="lowerRoman"/>
      <w:lvlText w:val="%3."/>
      <w:lvlJc w:val="right"/>
      <w:pPr>
        <w:ind w:left="2160" w:hanging="180"/>
      </w:pPr>
    </w:lvl>
    <w:lvl w:ilvl="3" w:tplc="E4A6504E">
      <w:start w:val="1"/>
      <w:numFmt w:val="decimal"/>
      <w:lvlText w:val="%4."/>
      <w:lvlJc w:val="left"/>
      <w:pPr>
        <w:ind w:left="2880" w:hanging="360"/>
      </w:pPr>
    </w:lvl>
    <w:lvl w:ilvl="4" w:tplc="32A0886C">
      <w:start w:val="1"/>
      <w:numFmt w:val="lowerLetter"/>
      <w:lvlText w:val="%5."/>
      <w:lvlJc w:val="left"/>
      <w:pPr>
        <w:ind w:left="3600" w:hanging="360"/>
      </w:pPr>
    </w:lvl>
    <w:lvl w:ilvl="5" w:tplc="40D8142E">
      <w:start w:val="1"/>
      <w:numFmt w:val="lowerRoman"/>
      <w:lvlText w:val="%6."/>
      <w:lvlJc w:val="right"/>
      <w:pPr>
        <w:ind w:left="4320" w:hanging="180"/>
      </w:pPr>
    </w:lvl>
    <w:lvl w:ilvl="6" w:tplc="65CE0186">
      <w:start w:val="1"/>
      <w:numFmt w:val="decimal"/>
      <w:lvlText w:val="%7."/>
      <w:lvlJc w:val="left"/>
      <w:pPr>
        <w:ind w:left="5040" w:hanging="360"/>
      </w:pPr>
    </w:lvl>
    <w:lvl w:ilvl="7" w:tplc="A8487FF4">
      <w:start w:val="1"/>
      <w:numFmt w:val="lowerLetter"/>
      <w:lvlText w:val="%8."/>
      <w:lvlJc w:val="left"/>
      <w:pPr>
        <w:ind w:left="5760" w:hanging="360"/>
      </w:pPr>
    </w:lvl>
    <w:lvl w:ilvl="8" w:tplc="1FF2D70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6A19A"/>
    <w:multiLevelType w:val="hybridMultilevel"/>
    <w:tmpl w:val="1EEA3FB8"/>
    <w:lvl w:ilvl="0" w:tplc="EBEE9D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3880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2E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060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4C3F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FA13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949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E01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90F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1" w16cid:durableId="171263499">
    <w:abstractNumId w:val="19"/>
  </w:num>
  <w:num w:numId="2" w16cid:durableId="105855045">
    <w:abstractNumId w:val="2"/>
  </w:num>
  <w:num w:numId="3" w16cid:durableId="1905529634">
    <w:abstractNumId w:val="17"/>
  </w:num>
  <w:num w:numId="4" w16cid:durableId="1145506887">
    <w:abstractNumId w:val="7"/>
  </w:num>
  <w:num w:numId="5" w16cid:durableId="950935889">
    <w:abstractNumId w:val="14"/>
  </w:num>
  <w:num w:numId="6" w16cid:durableId="334917163">
    <w:abstractNumId w:val="18"/>
  </w:num>
  <w:num w:numId="7" w16cid:durableId="26836204">
    <w:abstractNumId w:val="20"/>
  </w:num>
  <w:num w:numId="8" w16cid:durableId="338777072">
    <w:abstractNumId w:val="11"/>
  </w:num>
  <w:num w:numId="9" w16cid:durableId="857813104">
    <w:abstractNumId w:val="9"/>
  </w:num>
  <w:num w:numId="10" w16cid:durableId="1902474354">
    <w:abstractNumId w:val="10"/>
  </w:num>
  <w:num w:numId="11" w16cid:durableId="343746683">
    <w:abstractNumId w:val="4"/>
  </w:num>
  <w:num w:numId="12" w16cid:durableId="1122531962">
    <w:abstractNumId w:val="6"/>
  </w:num>
  <w:num w:numId="13" w16cid:durableId="1612278122">
    <w:abstractNumId w:val="3"/>
  </w:num>
  <w:num w:numId="14" w16cid:durableId="241838526">
    <w:abstractNumId w:val="15"/>
  </w:num>
  <w:num w:numId="15" w16cid:durableId="75980434">
    <w:abstractNumId w:val="0"/>
  </w:num>
  <w:num w:numId="16" w16cid:durableId="972321474">
    <w:abstractNumId w:val="12"/>
  </w:num>
  <w:num w:numId="17" w16cid:durableId="108940194">
    <w:abstractNumId w:val="8"/>
  </w:num>
  <w:num w:numId="18" w16cid:durableId="1611089255">
    <w:abstractNumId w:val="16"/>
  </w:num>
  <w:num w:numId="19" w16cid:durableId="1175222855">
    <w:abstractNumId w:val="1"/>
  </w:num>
  <w:num w:numId="20" w16cid:durableId="1075712798">
    <w:abstractNumId w:val="13"/>
  </w:num>
  <w:num w:numId="21" w16cid:durableId="371730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961EA6"/>
    <w:rsid w:val="00073743"/>
    <w:rsid w:val="000A217F"/>
    <w:rsid w:val="000D280F"/>
    <w:rsid w:val="00101EBC"/>
    <w:rsid w:val="001A0675"/>
    <w:rsid w:val="0026E256"/>
    <w:rsid w:val="002C1578"/>
    <w:rsid w:val="003577BE"/>
    <w:rsid w:val="003A48A9"/>
    <w:rsid w:val="00417661"/>
    <w:rsid w:val="004564D7"/>
    <w:rsid w:val="004C0337"/>
    <w:rsid w:val="005E562B"/>
    <w:rsid w:val="00713C4E"/>
    <w:rsid w:val="007BD8BF"/>
    <w:rsid w:val="007D2462"/>
    <w:rsid w:val="00812B14"/>
    <w:rsid w:val="008D1741"/>
    <w:rsid w:val="008E7FD6"/>
    <w:rsid w:val="00A007C1"/>
    <w:rsid w:val="00A036D1"/>
    <w:rsid w:val="00A21A72"/>
    <w:rsid w:val="00A66108"/>
    <w:rsid w:val="00A67F42"/>
    <w:rsid w:val="00A77EC6"/>
    <w:rsid w:val="00B465A0"/>
    <w:rsid w:val="00B52C91"/>
    <w:rsid w:val="00B72BC7"/>
    <w:rsid w:val="00C83E54"/>
    <w:rsid w:val="00CD0B83"/>
    <w:rsid w:val="00DC59FA"/>
    <w:rsid w:val="00DD62FF"/>
    <w:rsid w:val="00F07A4B"/>
    <w:rsid w:val="00F37BF5"/>
    <w:rsid w:val="00F84294"/>
    <w:rsid w:val="015BA48A"/>
    <w:rsid w:val="02B544F0"/>
    <w:rsid w:val="0373D157"/>
    <w:rsid w:val="039DDDFC"/>
    <w:rsid w:val="03AFA7F6"/>
    <w:rsid w:val="03C29938"/>
    <w:rsid w:val="0461F1C5"/>
    <w:rsid w:val="0582F750"/>
    <w:rsid w:val="058FBDF0"/>
    <w:rsid w:val="05F2BE23"/>
    <w:rsid w:val="0804AAD3"/>
    <w:rsid w:val="080FFEF0"/>
    <w:rsid w:val="0944623A"/>
    <w:rsid w:val="0990F3CC"/>
    <w:rsid w:val="0A4CE3FD"/>
    <w:rsid w:val="0A6BC089"/>
    <w:rsid w:val="0A816DB2"/>
    <w:rsid w:val="0AED8FF0"/>
    <w:rsid w:val="0B0F045C"/>
    <w:rsid w:val="0C377241"/>
    <w:rsid w:val="0CD8A28C"/>
    <w:rsid w:val="0D5B33B7"/>
    <w:rsid w:val="0DA3759E"/>
    <w:rsid w:val="0E84BFB0"/>
    <w:rsid w:val="0F0FAC82"/>
    <w:rsid w:val="0F307C71"/>
    <w:rsid w:val="0F55E398"/>
    <w:rsid w:val="0F961EA6"/>
    <w:rsid w:val="10CE7742"/>
    <w:rsid w:val="112462CD"/>
    <w:rsid w:val="11AABAAB"/>
    <w:rsid w:val="124263EC"/>
    <w:rsid w:val="124A1E9C"/>
    <w:rsid w:val="1275388D"/>
    <w:rsid w:val="132D8BB6"/>
    <w:rsid w:val="138BC822"/>
    <w:rsid w:val="13E6EF3B"/>
    <w:rsid w:val="143563D1"/>
    <w:rsid w:val="1566D466"/>
    <w:rsid w:val="158ECCD7"/>
    <w:rsid w:val="15C9E01F"/>
    <w:rsid w:val="173609B8"/>
    <w:rsid w:val="174C4E47"/>
    <w:rsid w:val="18BEE3E0"/>
    <w:rsid w:val="1A13D50B"/>
    <w:rsid w:val="1A52687A"/>
    <w:rsid w:val="1ACE0910"/>
    <w:rsid w:val="1B7C1404"/>
    <w:rsid w:val="1CBFB528"/>
    <w:rsid w:val="1D742DAD"/>
    <w:rsid w:val="1EB5AD1F"/>
    <w:rsid w:val="1FA3B7B4"/>
    <w:rsid w:val="1FCA9AB5"/>
    <w:rsid w:val="200144D0"/>
    <w:rsid w:val="2034D808"/>
    <w:rsid w:val="219892D8"/>
    <w:rsid w:val="222F039C"/>
    <w:rsid w:val="22B29272"/>
    <w:rsid w:val="233541A3"/>
    <w:rsid w:val="23E27555"/>
    <w:rsid w:val="2599C67E"/>
    <w:rsid w:val="2647A490"/>
    <w:rsid w:val="26C486EB"/>
    <w:rsid w:val="26F8B271"/>
    <w:rsid w:val="27C1F410"/>
    <w:rsid w:val="27FEB570"/>
    <w:rsid w:val="2990891F"/>
    <w:rsid w:val="29D27A13"/>
    <w:rsid w:val="29F3E903"/>
    <w:rsid w:val="29FBD7BA"/>
    <w:rsid w:val="2A688713"/>
    <w:rsid w:val="2B133C1A"/>
    <w:rsid w:val="2C82AFB1"/>
    <w:rsid w:val="2C8A612E"/>
    <w:rsid w:val="2E84D1C9"/>
    <w:rsid w:val="2ED1866F"/>
    <w:rsid w:val="2F0F7C05"/>
    <w:rsid w:val="31B3BF14"/>
    <w:rsid w:val="31D6A661"/>
    <w:rsid w:val="31FF767C"/>
    <w:rsid w:val="32109E0C"/>
    <w:rsid w:val="330EA7BE"/>
    <w:rsid w:val="33672478"/>
    <w:rsid w:val="33E6F581"/>
    <w:rsid w:val="342BA908"/>
    <w:rsid w:val="356880AB"/>
    <w:rsid w:val="3733D469"/>
    <w:rsid w:val="382A8998"/>
    <w:rsid w:val="3897D208"/>
    <w:rsid w:val="39A7618C"/>
    <w:rsid w:val="3A17A672"/>
    <w:rsid w:val="3A428F26"/>
    <w:rsid w:val="3AA684AC"/>
    <w:rsid w:val="3B6E20B1"/>
    <w:rsid w:val="3BDA5BAF"/>
    <w:rsid w:val="3C5CF70A"/>
    <w:rsid w:val="3CA08BFA"/>
    <w:rsid w:val="3CC1A31D"/>
    <w:rsid w:val="3DA1370C"/>
    <w:rsid w:val="3DD96BB9"/>
    <w:rsid w:val="3E9AD877"/>
    <w:rsid w:val="40020542"/>
    <w:rsid w:val="40187E94"/>
    <w:rsid w:val="40C00200"/>
    <w:rsid w:val="42B52FFA"/>
    <w:rsid w:val="42BDCACD"/>
    <w:rsid w:val="438F413B"/>
    <w:rsid w:val="43BDC227"/>
    <w:rsid w:val="43BE199C"/>
    <w:rsid w:val="44226DDF"/>
    <w:rsid w:val="45BD3A6C"/>
    <w:rsid w:val="491F6EA4"/>
    <w:rsid w:val="49F9D7A5"/>
    <w:rsid w:val="4AAC5574"/>
    <w:rsid w:val="4AB5068F"/>
    <w:rsid w:val="4ABBD30D"/>
    <w:rsid w:val="4B1BF13E"/>
    <w:rsid w:val="4B604D2A"/>
    <w:rsid w:val="4B79B722"/>
    <w:rsid w:val="4BC3F3FF"/>
    <w:rsid w:val="4C225ECF"/>
    <w:rsid w:val="4C29B586"/>
    <w:rsid w:val="4C4F71DE"/>
    <w:rsid w:val="4D2DA29E"/>
    <w:rsid w:val="4D940D5E"/>
    <w:rsid w:val="4DB3885A"/>
    <w:rsid w:val="4E78C328"/>
    <w:rsid w:val="4FADD36D"/>
    <w:rsid w:val="4FF543A6"/>
    <w:rsid w:val="5000DEE9"/>
    <w:rsid w:val="5063C4D4"/>
    <w:rsid w:val="510745F9"/>
    <w:rsid w:val="517ED877"/>
    <w:rsid w:val="5305F9E5"/>
    <w:rsid w:val="53923C74"/>
    <w:rsid w:val="5433360F"/>
    <w:rsid w:val="551D7B7D"/>
    <w:rsid w:val="55733F36"/>
    <w:rsid w:val="5637B6AD"/>
    <w:rsid w:val="5692E2F3"/>
    <w:rsid w:val="5711FE1E"/>
    <w:rsid w:val="571DFE82"/>
    <w:rsid w:val="57724E5A"/>
    <w:rsid w:val="5838E301"/>
    <w:rsid w:val="58AC2DA3"/>
    <w:rsid w:val="58B51705"/>
    <w:rsid w:val="58E7EFD1"/>
    <w:rsid w:val="5900CE6A"/>
    <w:rsid w:val="59317AD5"/>
    <w:rsid w:val="594FC832"/>
    <w:rsid w:val="596734F4"/>
    <w:rsid w:val="599838EB"/>
    <w:rsid w:val="5A9FA5A0"/>
    <w:rsid w:val="5C7CC0FF"/>
    <w:rsid w:val="5D35D28D"/>
    <w:rsid w:val="5D8821AB"/>
    <w:rsid w:val="5DEFE126"/>
    <w:rsid w:val="5E238B2E"/>
    <w:rsid w:val="5FB504B8"/>
    <w:rsid w:val="60BB59E3"/>
    <w:rsid w:val="616FEBF3"/>
    <w:rsid w:val="61E3CC2A"/>
    <w:rsid w:val="61FF9988"/>
    <w:rsid w:val="629BFA7D"/>
    <w:rsid w:val="634E6886"/>
    <w:rsid w:val="64DA2B56"/>
    <w:rsid w:val="656C18AE"/>
    <w:rsid w:val="6710C2FC"/>
    <w:rsid w:val="672689BC"/>
    <w:rsid w:val="67C3F66C"/>
    <w:rsid w:val="67C66AF7"/>
    <w:rsid w:val="6825ACF0"/>
    <w:rsid w:val="68F2D397"/>
    <w:rsid w:val="6916B430"/>
    <w:rsid w:val="6A060483"/>
    <w:rsid w:val="6A3A8728"/>
    <w:rsid w:val="6BA20498"/>
    <w:rsid w:val="6BEBC41E"/>
    <w:rsid w:val="6CF51414"/>
    <w:rsid w:val="6D3B60F2"/>
    <w:rsid w:val="6EAD5C19"/>
    <w:rsid w:val="6EB48255"/>
    <w:rsid w:val="6F08B842"/>
    <w:rsid w:val="6F2A0ED5"/>
    <w:rsid w:val="6F62ED3B"/>
    <w:rsid w:val="6F6CFF65"/>
    <w:rsid w:val="70B3783E"/>
    <w:rsid w:val="72965DFE"/>
    <w:rsid w:val="72CA08C7"/>
    <w:rsid w:val="72F3EAFE"/>
    <w:rsid w:val="72FD9481"/>
    <w:rsid w:val="731E177C"/>
    <w:rsid w:val="73983391"/>
    <w:rsid w:val="7445F24B"/>
    <w:rsid w:val="7527ED91"/>
    <w:rsid w:val="75733F60"/>
    <w:rsid w:val="7592ED35"/>
    <w:rsid w:val="7720ADF0"/>
    <w:rsid w:val="77D7CE4F"/>
    <w:rsid w:val="78698653"/>
    <w:rsid w:val="78B76736"/>
    <w:rsid w:val="79053CA0"/>
    <w:rsid w:val="793CA705"/>
    <w:rsid w:val="796A959D"/>
    <w:rsid w:val="79CFD03A"/>
    <w:rsid w:val="7ABFE4E1"/>
    <w:rsid w:val="7B0E40E9"/>
    <w:rsid w:val="7BB2F330"/>
    <w:rsid w:val="7CA4665B"/>
    <w:rsid w:val="7CA9ABD9"/>
    <w:rsid w:val="7FC53862"/>
    <w:rsid w:val="7FC9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715E"/>
  <w15:chartTrackingRefBased/>
  <w15:docId w15:val="{8DAEB46C-C752-420C-A158-11556018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9FBD7B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13C4E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13C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3C4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D62FF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D62FF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12B1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2B14"/>
  </w:style>
  <w:style w:type="paragraph" w:styleId="Footer">
    <w:name w:val="footer"/>
    <w:basedOn w:val="Normal"/>
    <w:link w:val="FooterChar"/>
    <w:uiPriority w:val="99"/>
    <w:unhideWhenUsed/>
    <w:rsid w:val="00812B1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2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g" Id="rId14" /><Relationship Type="http://schemas.openxmlformats.org/officeDocument/2006/relationships/image" Target="/media/image2.jpg" Id="rId4693008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C4173-18D2-4706-8EFB-6693E3782E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A65480-6EAA-4AF2-959F-0BFC0984F7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25B6C7-94ED-46B0-B868-86FC254919D1}"/>
</file>

<file path=customXml/itemProps4.xml><?xml version="1.0" encoding="utf-8"?>
<ds:datastoreItem xmlns:ds="http://schemas.openxmlformats.org/officeDocument/2006/customXml" ds:itemID="{EF44A4ED-8DD1-4D3C-86DA-A28780964DC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Makarand Jambagi</dc:creator>
  <cp:keywords/>
  <dc:description/>
  <cp:lastModifiedBy>Shashank Purohit</cp:lastModifiedBy>
  <cp:revision>9</cp:revision>
  <dcterms:created xsi:type="dcterms:W3CDTF">2026-02-24T05:52:00Z</dcterms:created>
  <dcterms:modified xsi:type="dcterms:W3CDTF">2026-06-18T09:01:40Z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MediaServiceImageTags">
    <vt:lpwstr/>
  </property>
</Properties>
</file>