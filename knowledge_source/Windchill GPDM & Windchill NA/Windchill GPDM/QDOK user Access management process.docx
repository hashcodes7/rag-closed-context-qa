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E67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C2FE22E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404D39C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836B36F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58E5FCD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1FDF0F9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6124E75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758BBB7" w14:textId="77777777" w:rsidR="00366D84" w:rsidRDefault="4A54B6BC" w:rsidP="5594BAA7">
      <w:pPr>
        <w:pStyle w:val="Title"/>
        <w:jc w:val="center"/>
      </w:pPr>
      <w:r>
        <w:t>QDOK Access Management Process</w:t>
      </w:r>
    </w:p>
    <w:p w14:paraId="4F4970F7" w14:textId="77777777" w:rsidR="00240016" w:rsidRDefault="00240016" w:rsidP="00240016"/>
    <w:p w14:paraId="0CD44E77" w14:textId="6197BAE4" w:rsidR="00C574DA" w:rsidRPr="00240016" w:rsidRDefault="00C574DA" w:rsidP="00C574DA">
      <w:pPr>
        <w:jc w:val="center"/>
      </w:pPr>
      <w:r>
        <w:t>Nov-2025</w:t>
      </w:r>
    </w:p>
    <w:p w14:paraId="322633D2" w14:textId="77777777" w:rsidR="5594BAA7" w:rsidRDefault="5594BAA7" w:rsidP="5594BAA7"/>
    <w:p w14:paraId="7E9EDF0B" w14:textId="77777777" w:rsidR="5594BAA7" w:rsidRDefault="5594BAA7" w:rsidP="5594BAA7"/>
    <w:p w14:paraId="2FDFAE72" w14:textId="77777777" w:rsidR="5594BAA7" w:rsidRDefault="5594BAA7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2066051399"/>
        <w:docPartObj>
          <w:docPartGallery w:val="Table of Contents"/>
          <w:docPartUnique/>
        </w:docPartObj>
      </w:sdtPr>
      <w:sdtEndPr/>
      <w:sdtContent>
        <w:p w14:paraId="146FC067" w14:textId="257BC51F" w:rsidR="00C574DA" w:rsidRDefault="00C574DA">
          <w:pPr>
            <w:pStyle w:val="TOCHeading"/>
          </w:pPr>
          <w:r>
            <w:t>Contents</w:t>
          </w:r>
        </w:p>
        <w:p w14:paraId="4E49CA97" w14:textId="4D186176" w:rsidR="00DF7DA0" w:rsidRDefault="00DF7DA0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00C574DA">
            <w:instrText>TOC \o "1-3" \z \u \h</w:instrText>
          </w:r>
          <w:r>
            <w:fldChar w:fldCharType="separate"/>
          </w:r>
          <w:hyperlink w:anchor="_Toc1235648450">
            <w:r w:rsidR="2BD2C59E" w:rsidRPr="2BD2C59E">
              <w:rPr>
                <w:rStyle w:val="Hyperlink"/>
              </w:rPr>
              <w:t>High Level Steps for access provisioning</w:t>
            </w:r>
            <w:r w:rsidR="00C574DA">
              <w:tab/>
            </w:r>
            <w:r w:rsidR="00C574DA">
              <w:fldChar w:fldCharType="begin"/>
            </w:r>
            <w:r w:rsidR="00C574DA">
              <w:instrText>PAGEREF _Toc1235648450 \h</w:instrText>
            </w:r>
            <w:r w:rsidR="00C574DA">
              <w:fldChar w:fldCharType="separate"/>
            </w:r>
            <w:r w:rsidR="2BD2C59E" w:rsidRPr="2BD2C59E">
              <w:rPr>
                <w:rStyle w:val="Hyperlink"/>
              </w:rPr>
              <w:t>2</w:t>
            </w:r>
            <w:r w:rsidR="00C574DA">
              <w:fldChar w:fldCharType="end"/>
            </w:r>
          </w:hyperlink>
        </w:p>
        <w:p w14:paraId="7FEDDEA4" w14:textId="22256447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471360592">
            <w:r w:rsidRPr="2BD2C59E">
              <w:rPr>
                <w:rStyle w:val="Hyperlink"/>
              </w:rPr>
              <w:t>Step 1: Access levels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_Toc1471360592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638326F9" w14:textId="2B9C66AB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91602089">
            <w:r w:rsidRPr="2BD2C59E">
              <w:rPr>
                <w:rStyle w:val="Hyperlink"/>
              </w:rPr>
              <w:t>Step 2: Training requirements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_Toc1391602089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397AFFCA" w14:textId="1CE19746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14397238">
            <w:r w:rsidRPr="2BD2C59E">
              <w:rPr>
                <w:rStyle w:val="Hyperlink"/>
              </w:rPr>
              <w:t>Step 3: Training documentation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_Toc1314397238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3EB3C059" w14:textId="19A4E63E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56299436">
            <w:r w:rsidRPr="2BD2C59E">
              <w:rPr>
                <w:rStyle w:val="Hyperlink"/>
              </w:rPr>
              <w:t>Step 4: UACF Form Entry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_Toc1656299436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10E6F99D" w14:textId="23EEDFD6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53674069">
            <w:r w:rsidRPr="2BD2C59E">
              <w:rPr>
                <w:rStyle w:val="Hyperlink"/>
              </w:rPr>
              <w:t>Step 5: Upload UACF to Windchill Library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_Toc1353674069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0802C95D" w14:textId="613322E8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9932802">
            <w:r w:rsidRPr="2BD2C59E">
              <w:rPr>
                <w:rStyle w:val="Hyperlink"/>
              </w:rPr>
              <w:t>Step 6: QuickService Ticket Creation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_Toc179932802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6DF3B9A4" w14:textId="1B285E2C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99060646">
            <w:r w:rsidRPr="2BD2C59E">
              <w:rPr>
                <w:rStyle w:val="Hyperlink"/>
              </w:rPr>
              <w:t>Step 7: Ticket review by AMS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_Toc999060646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3A25C602" w14:textId="19E7C89E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17079330">
            <w:r w:rsidRPr="2BD2C59E">
              <w:rPr>
                <w:rStyle w:val="Hyperlink"/>
              </w:rPr>
              <w:t>Step 8: Access provisioning on Windchill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_Toc2017079330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562A1743" w14:textId="41B37ABD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32487841">
            <w:r w:rsidRPr="2BD2C59E">
              <w:rPr>
                <w:rStyle w:val="Hyperlink"/>
              </w:rPr>
              <w:t>Step 9: User Communication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_Toc2032487841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27CB4BB2" w14:textId="56B2E2A9" w:rsidR="00DF7DA0" w:rsidRDefault="2BD2C59E" w:rsidP="2BD2C59E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1092009">
            <w:r w:rsidRPr="2BD2C59E">
              <w:rPr>
                <w:rStyle w:val="Hyperlink"/>
              </w:rPr>
              <w:t>Communication Templates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_Toc91092009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3D23A3C9" w14:textId="476B5422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97231707">
            <w:r w:rsidRPr="2BD2C59E">
              <w:rPr>
                <w:rStyle w:val="Hyperlink"/>
              </w:rPr>
              <w:t>Step 10: UACF Approval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_Toc1797231707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6</w:t>
            </w:r>
            <w:r w:rsidR="00DF7DA0">
              <w:fldChar w:fldCharType="end"/>
            </w:r>
          </w:hyperlink>
        </w:p>
        <w:p w14:paraId="1B4F31BC" w14:textId="37F1871D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34830539">
            <w:r w:rsidRPr="2BD2C59E">
              <w:rPr>
                <w:rStyle w:val="Hyperlink"/>
              </w:rPr>
              <w:t>Proposed workflow for Access provisioning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_Toc1634830539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7</w:t>
            </w:r>
            <w:r w:rsidR="00DF7DA0">
              <w:fldChar w:fldCharType="end"/>
            </w:r>
          </w:hyperlink>
        </w:p>
        <w:p w14:paraId="4833B95C" w14:textId="2831F851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13409389">
            <w:r w:rsidRPr="2BD2C59E">
              <w:rPr>
                <w:rStyle w:val="Hyperlink"/>
              </w:rPr>
              <w:t>References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_Toc2013409389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8</w:t>
            </w:r>
            <w:r w:rsidR="00DF7DA0">
              <w:fldChar w:fldCharType="end"/>
            </w:r>
          </w:hyperlink>
        </w:p>
        <w:p w14:paraId="035AE3E1" w14:textId="1EC01330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86390141">
            <w:r w:rsidRPr="2BD2C59E">
              <w:rPr>
                <w:rStyle w:val="Hyperlink"/>
              </w:rPr>
              <w:t>User Instructions currently on BlueSpace: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_Toc1586390141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9</w:t>
            </w:r>
            <w:r w:rsidR="00DF7DA0">
              <w:fldChar w:fldCharType="end"/>
            </w:r>
          </w:hyperlink>
          <w:r w:rsidR="00DF7DA0">
            <w:fldChar w:fldCharType="end"/>
          </w:r>
        </w:p>
      </w:sdtContent>
    </w:sdt>
    <w:p w14:paraId="1E34DFE6" w14:textId="50E4DFF7" w:rsidR="00C574DA" w:rsidRDefault="00C574DA"/>
    <w:p w14:paraId="36A507CC" w14:textId="77777777" w:rsidR="00C574DA" w:rsidRDefault="00C574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894437" w14:textId="0129AB80" w:rsidR="00CB708C" w:rsidRDefault="00CB708C" w:rsidP="00650398">
      <w:pPr>
        <w:pStyle w:val="Heading1"/>
      </w:pPr>
      <w:bookmarkStart w:id="0" w:name="_Toc1235648450"/>
      <w:r>
        <w:lastRenderedPageBreak/>
        <w:t xml:space="preserve">High Level Steps </w:t>
      </w:r>
      <w:r w:rsidR="00F74D09">
        <w:t>for access provisioning</w:t>
      </w:r>
      <w:bookmarkEnd w:id="0"/>
    </w:p>
    <w:p w14:paraId="33341239" w14:textId="717E18C5" w:rsidR="5594BAA7" w:rsidRDefault="0DF5B14E" w:rsidP="147FBE18">
      <w:pPr>
        <w:spacing w:before="240" w:after="240"/>
      </w:pPr>
      <w:r w:rsidRPr="147FBE18">
        <w:rPr>
          <w:rFonts w:ascii="Aptos" w:eastAsia="Aptos" w:hAnsi="Aptos" w:cs="Aptos"/>
        </w:rPr>
        <w:t xml:space="preserve">To obtain </w:t>
      </w:r>
      <w:r w:rsidRPr="147FBE18">
        <w:rPr>
          <w:rFonts w:ascii="Aptos" w:eastAsia="Aptos" w:hAnsi="Aptos" w:cs="Aptos"/>
          <w:b/>
          <w:bCs/>
        </w:rPr>
        <w:t>QDOK access</w:t>
      </w:r>
      <w:r w:rsidRPr="147FBE18">
        <w:rPr>
          <w:rFonts w:ascii="Aptos" w:eastAsia="Aptos" w:hAnsi="Aptos" w:cs="Aptos"/>
        </w:rPr>
        <w:t>, the following steps must be completed:</w:t>
      </w:r>
    </w:p>
    <w:p w14:paraId="2FE8B9AF" w14:textId="77777777" w:rsidR="5C38C88B" w:rsidRDefault="2FC7A48F" w:rsidP="5594BAA7">
      <w:r>
        <w:t>Please complete following steps for access to Global Wind</w:t>
      </w:r>
      <w:r w:rsidR="4E92E05C">
        <w:t>chill:</w:t>
      </w:r>
    </w:p>
    <w:p w14:paraId="0E282A72" w14:textId="77777777" w:rsidR="5C38C88B" w:rsidRDefault="4E92E05C" w:rsidP="00DF0BB8">
      <w:pPr>
        <w:pStyle w:val="Heading2"/>
      </w:pPr>
      <w:bookmarkStart w:id="1" w:name="_Toc1471360592"/>
      <w:r>
        <w:t>Step 1: Access levels</w:t>
      </w:r>
      <w:bookmarkEnd w:id="1"/>
    </w:p>
    <w:p w14:paraId="2F0BE428" w14:textId="475DB937" w:rsidR="008B28FD" w:rsidRDefault="00843F59" w:rsidP="005E4B5A">
      <w:r>
        <w:t>User requests for QDOK access through CDO/GMS</w:t>
      </w:r>
      <w:r w:rsidR="0066166F">
        <w:t xml:space="preserve"> </w:t>
      </w:r>
      <w:ins w:id="2" w:author="Amy Green" w:date="2026-01-13T10:32:00Z" w16du:dateUtc="2026-01-13T15:32:00Z">
        <w:r w:rsidR="0066166F">
          <w:t>or local document control</w:t>
        </w:r>
        <w:r w:rsidR="0066166F">
          <w:t xml:space="preserve"> </w:t>
        </w:r>
      </w:ins>
      <w:r>
        <w:t xml:space="preserve">team. </w:t>
      </w:r>
      <w:r w:rsidR="001845E7">
        <w:t xml:space="preserve">GMS teams </w:t>
      </w:r>
      <w:r w:rsidR="00044883">
        <w:t>share</w:t>
      </w:r>
      <w:r w:rsidR="001845E7">
        <w:t xml:space="preserve"> </w:t>
      </w:r>
      <w:r w:rsidR="0083527B">
        <w:t>information</w:t>
      </w:r>
      <w:r w:rsidR="001845E7">
        <w:t xml:space="preserve"> </w:t>
      </w:r>
      <w:r w:rsidR="008B28FD">
        <w:t xml:space="preserve">about different </w:t>
      </w:r>
      <w:r w:rsidR="4E92E05C">
        <w:t xml:space="preserve">level of access </w:t>
      </w:r>
      <w:r w:rsidR="008B28FD">
        <w:t xml:space="preserve">and their definition. </w:t>
      </w:r>
    </w:p>
    <w:p w14:paraId="35F10FE9" w14:textId="3D193DF0" w:rsidR="5C38C88B" w:rsidRDefault="008B28FD" w:rsidP="005E4B5A">
      <w:pPr>
        <w:rPr>
          <w:rFonts w:ascii="Aptos" w:eastAsia="Aptos" w:hAnsi="Aptos" w:cs="Aptos"/>
        </w:rPr>
      </w:pPr>
      <w:r>
        <w:t>R</w:t>
      </w:r>
      <w:r w:rsidR="4E92E05C">
        <w:t xml:space="preserve">efer </w:t>
      </w:r>
      <w:r>
        <w:t>:</w:t>
      </w:r>
      <w:hyperlink r:id="rId11">
        <w:r w:rsidR="6BEDED86" w:rsidRPr="005E4B5A">
          <w:rPr>
            <w:rStyle w:val="Hyperlink"/>
            <w:rFonts w:ascii="Aptos" w:eastAsia="Aptos" w:hAnsi="Aptos" w:cs="Aptos"/>
          </w:rPr>
          <w:t>QDOK Access Levels and Definitions</w:t>
        </w:r>
      </w:hyperlink>
      <w:r w:rsidR="6BEDED86" w:rsidRPr="005E4B5A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table</w:t>
      </w:r>
    </w:p>
    <w:p w14:paraId="7BFC35D5" w14:textId="77777777" w:rsidR="5C38C88B" w:rsidRDefault="6BEDED86" w:rsidP="00DF0BB8">
      <w:pPr>
        <w:pStyle w:val="Heading2"/>
      </w:pPr>
      <w:bookmarkStart w:id="3" w:name="_Toc1391602089"/>
      <w:r>
        <w:t>Step 2: Training requirements</w:t>
      </w:r>
      <w:bookmarkEnd w:id="3"/>
    </w:p>
    <w:p w14:paraId="55A3E5FB" w14:textId="77777777" w:rsidR="00CA630D" w:rsidRDefault="00491CB5" w:rsidP="005E4B5A">
      <w:r>
        <w:t>GMS team informs the user to c</w:t>
      </w:r>
      <w:r w:rsidR="5C47C6D8" w:rsidRPr="005E4B5A">
        <w:t xml:space="preserve">omplete training </w:t>
      </w:r>
      <w:r>
        <w:t xml:space="preserve">as per the </w:t>
      </w:r>
      <w:r w:rsidR="5C47C6D8" w:rsidRPr="005E4B5A">
        <w:t>requirements</w:t>
      </w:r>
    </w:p>
    <w:p w14:paraId="1EEAF581" w14:textId="77777777" w:rsidR="00CA630D" w:rsidRDefault="00CA630D" w:rsidP="005E4B5A">
      <w:r>
        <w:t xml:space="preserve">GMS team shares the Role based training matrix with user. </w:t>
      </w:r>
    </w:p>
    <w:p w14:paraId="15AA2491" w14:textId="1CF6157D" w:rsidR="5C38C88B" w:rsidRDefault="00CA630D" w:rsidP="005E4B5A">
      <w:pPr>
        <w:rPr>
          <w:rFonts w:ascii="Aptos" w:eastAsia="Aptos" w:hAnsi="Aptos" w:cs="Aptos"/>
        </w:rPr>
      </w:pPr>
      <w:r>
        <w:t>“</w:t>
      </w:r>
      <w:hyperlink r:id="rId12">
        <w:r w:rsidR="5C47C6D8" w:rsidRPr="005E4B5A">
          <w:t>TRNG-TMX-00001489,</w:t>
        </w:r>
      </w:hyperlink>
      <w:r w:rsidR="5C47C6D8" w:rsidRPr="005E4B5A">
        <w:t xml:space="preserve"> QDOK Windchill System - Role Based Training Matrix</w:t>
      </w:r>
      <w:r>
        <w:t>”</w:t>
      </w:r>
    </w:p>
    <w:p w14:paraId="3B498FA4" w14:textId="77777777" w:rsidR="5C38C88B" w:rsidRDefault="5C47C6D8" w:rsidP="00CE0725">
      <w:pPr>
        <w:pStyle w:val="Heading2"/>
        <w:rPr>
          <w:rFonts w:ascii="Aptos" w:eastAsia="Aptos" w:hAnsi="Aptos" w:cs="Aptos"/>
        </w:rPr>
      </w:pPr>
      <w:bookmarkStart w:id="4" w:name="_Toc1314397238"/>
      <w:r>
        <w:t>Step 3: Training documentation</w:t>
      </w:r>
      <w:bookmarkEnd w:id="4"/>
    </w:p>
    <w:p w14:paraId="10184C90" w14:textId="120BD278" w:rsidR="5C38C88B" w:rsidRDefault="00EB29E9" w:rsidP="005E4B5A">
      <w:r>
        <w:t>User d</w:t>
      </w:r>
      <w:r w:rsidR="17C68B9D">
        <w:t>ocument</w:t>
      </w:r>
      <w:r>
        <w:t>s</w:t>
      </w:r>
      <w:r w:rsidR="17C68B9D">
        <w:t xml:space="preserve"> the completion of </w:t>
      </w:r>
      <w:r w:rsidR="19D36F09">
        <w:t>the training</w:t>
      </w:r>
      <w:r>
        <w:t xml:space="preserve"> and sends the certificate to GMS team</w:t>
      </w:r>
      <w:r w:rsidR="4BB65784">
        <w:t xml:space="preserve"> team</w:t>
      </w:r>
      <w:r>
        <w:t xml:space="preserve"> over email</w:t>
      </w:r>
      <w:r w:rsidR="2C60A3D3">
        <w:t>.</w:t>
      </w:r>
    </w:p>
    <w:p w14:paraId="05A9C8F4" w14:textId="6F2B2179" w:rsidR="00B315CA" w:rsidRPr="006D70AE" w:rsidRDefault="00B315CA" w:rsidP="005E4B5A">
      <w:r w:rsidRPr="006D70AE">
        <w:t xml:space="preserve">GMS Documentation team : </w:t>
      </w:r>
      <w:hyperlink r:id="rId13">
        <w:r w:rsidRPr="006D70AE">
          <w:rPr>
            <w:rStyle w:val="Hyperlink"/>
          </w:rPr>
          <w:t>CDO@freseniusmedicalcare.com</w:t>
        </w:r>
      </w:hyperlink>
    </w:p>
    <w:p w14:paraId="31F97841" w14:textId="706B092B" w:rsidR="0695BDFA" w:rsidRPr="006D70AE" w:rsidRDefault="0695BDFA" w:rsidP="04C95A38">
      <w:r w:rsidRPr="006D70AE">
        <w:t>Local Documentation team</w:t>
      </w:r>
    </w:p>
    <w:p w14:paraId="0F3DFCD1" w14:textId="18A3444B" w:rsidR="5C38C88B" w:rsidRPr="006D70AE" w:rsidRDefault="2134E4B3" w:rsidP="00CE0725">
      <w:pPr>
        <w:pStyle w:val="Heading2"/>
      </w:pPr>
      <w:bookmarkStart w:id="5" w:name="_Toc1656299436"/>
      <w:r w:rsidRPr="006D70AE">
        <w:t>Step 4: UACF Form</w:t>
      </w:r>
      <w:r w:rsidR="004E4F5D" w:rsidRPr="006D70AE">
        <w:t xml:space="preserve"> Entry</w:t>
      </w:r>
      <w:bookmarkEnd w:id="5"/>
    </w:p>
    <w:p w14:paraId="5818A2DC" w14:textId="5B810478" w:rsidR="5C38C88B" w:rsidRDefault="00B315CA" w:rsidP="00044883">
      <w:pPr>
        <w:pStyle w:val="ListParagraph"/>
        <w:numPr>
          <w:ilvl w:val="0"/>
          <w:numId w:val="8"/>
        </w:numPr>
      </w:pPr>
      <w:r>
        <w:t xml:space="preserve">GMS </w:t>
      </w:r>
      <w:ins w:id="6" w:author="Amy Green" w:date="2026-01-13T10:33:00Z" w16du:dateUtc="2026-01-13T15:33:00Z">
        <w:r w:rsidR="00E43EF0">
          <w:t>or local document control</w:t>
        </w:r>
        <w:r w:rsidR="00E43EF0">
          <w:t xml:space="preserve"> </w:t>
        </w:r>
      </w:ins>
      <w:del w:id="7" w:author="Amy Green" w:date="2026-01-13T10:33:00Z" w16du:dateUtc="2026-01-13T15:33:00Z">
        <w:r w:rsidDel="00E43EF0">
          <w:delText>T</w:delText>
        </w:r>
      </w:del>
      <w:ins w:id="8" w:author="Amy Green" w:date="2026-01-13T10:33:00Z" w16du:dateUtc="2026-01-13T15:33:00Z">
        <w:r w:rsidR="00E43EF0">
          <w:t>t</w:t>
        </w:r>
      </w:ins>
      <w:r>
        <w:t>eam f</w:t>
      </w:r>
      <w:r w:rsidR="562D9C66" w:rsidRPr="005E4B5A">
        <w:t xml:space="preserve">ill out </w:t>
      </w:r>
      <w:r w:rsidR="67FECB42" w:rsidRPr="005E4B5A">
        <w:t xml:space="preserve">all </w:t>
      </w:r>
      <w:r w:rsidR="562D9C66" w:rsidRPr="005E4B5A">
        <w:t xml:space="preserve">sections in the correct User Account Control Form (UACF) </w:t>
      </w:r>
      <w:r w:rsidR="00EF5BB9">
        <w:t xml:space="preserve">as per the requested </w:t>
      </w:r>
      <w:r w:rsidR="562D9C66" w:rsidRPr="005E4B5A">
        <w:t>role</w:t>
      </w:r>
      <w:r w:rsidR="50D67F7E" w:rsidRPr="005E4B5A">
        <w:t>.</w:t>
      </w:r>
    </w:p>
    <w:p w14:paraId="6CDFFBB1" w14:textId="77777777" w:rsidR="00E55FC8" w:rsidRPr="00C574DA" w:rsidRDefault="3913372D" w:rsidP="00CE0725">
      <w:pPr>
        <w:pStyle w:val="Heading2"/>
      </w:pPr>
      <w:bookmarkStart w:id="9" w:name="_Toc1353674069"/>
      <w:r>
        <w:t xml:space="preserve">Step </w:t>
      </w:r>
      <w:r w:rsidR="00BC4763">
        <w:t>5</w:t>
      </w:r>
      <w:r>
        <w:t xml:space="preserve">: </w:t>
      </w:r>
      <w:r w:rsidR="00BC4763">
        <w:t>Upload UACF to Windchill Library</w:t>
      </w:r>
      <w:bookmarkEnd w:id="9"/>
    </w:p>
    <w:p w14:paraId="56F72619" w14:textId="40433D47" w:rsidR="3913372D" w:rsidRPr="00044883" w:rsidRDefault="3913372D" w:rsidP="000448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C4763">
        <w:t>GMS</w:t>
      </w:r>
      <w:ins w:id="10" w:author="Amy Green" w:date="2026-01-13T10:33:00Z" w16du:dateUtc="2026-01-13T15:33:00Z">
        <w:r w:rsidR="00E43EF0">
          <w:t xml:space="preserve"> </w:t>
        </w:r>
        <w:r w:rsidR="00E43EF0">
          <w:t>or local document control</w:t>
        </w:r>
      </w:ins>
      <w:r w:rsidRPr="00BC4763">
        <w:t xml:space="preserve"> team to upload the UACF to Windchill library (library details)</w:t>
      </w:r>
    </w:p>
    <w:p w14:paraId="627D7B73" w14:textId="78B88165" w:rsidR="182DBB37" w:rsidRDefault="182DBB37" w:rsidP="00044883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Browse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Libraries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Folders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Global Record Library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Global QMS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Computer Software Assurance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QDOK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Operational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Document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User 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A</w:t>
      </w:r>
      <w:r w:rsidR="000448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count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Records</w:t>
      </w:r>
    </w:p>
    <w:p w14:paraId="763483D8" w14:textId="0D2EC7C2" w:rsidR="00CB4895" w:rsidRPr="00C574DA" w:rsidRDefault="3913372D" w:rsidP="00CE0725">
      <w:pPr>
        <w:pStyle w:val="Heading2"/>
      </w:pPr>
      <w:bookmarkStart w:id="11" w:name="_Toc179932802"/>
      <w:r>
        <w:t xml:space="preserve">Step </w:t>
      </w:r>
      <w:r w:rsidR="00E053A9">
        <w:t>6</w:t>
      </w:r>
      <w:r>
        <w:t xml:space="preserve">: </w:t>
      </w:r>
      <w:r w:rsidR="001F287E">
        <w:t>QuickService Ticket Creation</w:t>
      </w:r>
      <w:bookmarkEnd w:id="11"/>
    </w:p>
    <w:p w14:paraId="2E47B5F2" w14:textId="54862DBB" w:rsidR="147FBE18" w:rsidRDefault="22BF5D07" w:rsidP="00044883">
      <w:pPr>
        <w:pStyle w:val="ListParagraph"/>
        <w:numPr>
          <w:ilvl w:val="0"/>
          <w:numId w:val="7"/>
        </w:numPr>
      </w:pPr>
      <w:r>
        <w:t>Business</w:t>
      </w:r>
      <w:r w:rsidR="00044883">
        <w:t xml:space="preserve"> users</w:t>
      </w:r>
      <w:r w:rsidR="3913372D">
        <w:t xml:space="preserve"> </w:t>
      </w:r>
      <w:r w:rsidR="00615012">
        <w:t>create</w:t>
      </w:r>
      <w:r w:rsidR="3913372D">
        <w:t xml:space="preserve"> the QuickService </w:t>
      </w:r>
      <w:r w:rsidR="001F287E">
        <w:t xml:space="preserve">ticket </w:t>
      </w:r>
      <w:r w:rsidR="3913372D">
        <w:t xml:space="preserve">with this UACF form as </w:t>
      </w:r>
      <w:r w:rsidR="0A8F142A">
        <w:t xml:space="preserve">an </w:t>
      </w:r>
      <w:r w:rsidR="3913372D">
        <w:t>attachment</w:t>
      </w:r>
      <w:ins w:id="12" w:author="Amy Green" w:date="2026-01-13T10:33:00Z" w16du:dateUtc="2026-01-13T15:33:00Z">
        <w:r w:rsidR="000256FD">
          <w:t xml:space="preserve"> or references the QDOK UACF form</w:t>
        </w:r>
      </w:ins>
      <w:r w:rsidR="3C94E5A3">
        <w:t xml:space="preserve">. </w:t>
      </w:r>
    </w:p>
    <w:p w14:paraId="2BE3C486" w14:textId="08A5CDCA" w:rsidR="001F287E" w:rsidRPr="00C574DA" w:rsidRDefault="3913372D" w:rsidP="00CE0725">
      <w:pPr>
        <w:pStyle w:val="Heading2"/>
      </w:pPr>
      <w:bookmarkStart w:id="13" w:name="_Toc999060646"/>
      <w:r>
        <w:lastRenderedPageBreak/>
        <w:t xml:space="preserve">Step </w:t>
      </w:r>
      <w:r w:rsidR="00E053A9">
        <w:t>7</w:t>
      </w:r>
      <w:r>
        <w:t xml:space="preserve">: </w:t>
      </w:r>
      <w:r w:rsidR="00E024CD">
        <w:t>Ticket review by AMS</w:t>
      </w:r>
      <w:bookmarkEnd w:id="13"/>
      <w:r w:rsidR="00E024CD">
        <w:t xml:space="preserve"> </w:t>
      </w:r>
    </w:p>
    <w:p w14:paraId="101BD9BC" w14:textId="53FBE204" w:rsidR="3913372D" w:rsidRDefault="0083527B" w:rsidP="00044883">
      <w:pPr>
        <w:pStyle w:val="ListParagraph"/>
        <w:numPr>
          <w:ilvl w:val="0"/>
          <w:numId w:val="7"/>
        </w:numPr>
      </w:pPr>
      <w:r>
        <w:t xml:space="preserve">Upon receiving the </w:t>
      </w:r>
      <w:r w:rsidR="00865BE2">
        <w:t>QuickService ticket</w:t>
      </w:r>
      <w:r>
        <w:t xml:space="preserve">, </w:t>
      </w:r>
      <w:r w:rsidR="3913372D">
        <w:t>AMS team will review the UACF</w:t>
      </w:r>
      <w:r w:rsidR="33606318">
        <w:t xml:space="preserve"> uploaded in QDOK </w:t>
      </w:r>
      <w:r w:rsidR="17DEFB01">
        <w:t xml:space="preserve">system. </w:t>
      </w:r>
    </w:p>
    <w:p w14:paraId="12C4991E" w14:textId="01712777" w:rsidR="00A110CA" w:rsidRPr="00C574DA" w:rsidRDefault="3913372D" w:rsidP="00CE0725">
      <w:pPr>
        <w:pStyle w:val="Heading2"/>
      </w:pPr>
      <w:bookmarkStart w:id="14" w:name="_Toc2017079330"/>
      <w:r>
        <w:t xml:space="preserve">Step </w:t>
      </w:r>
      <w:r w:rsidR="00E053A9">
        <w:t>8</w:t>
      </w:r>
      <w:r>
        <w:t xml:space="preserve">: </w:t>
      </w:r>
      <w:r w:rsidR="006D305E">
        <w:t>Access provisioning on Windchill</w:t>
      </w:r>
      <w:bookmarkEnd w:id="14"/>
    </w:p>
    <w:p w14:paraId="3CF3DB2D" w14:textId="17FA6A68" w:rsidR="00E6664A" w:rsidRDefault="00E6664A" w:rsidP="00044883">
      <w:pPr>
        <w:pStyle w:val="ListParagraph"/>
        <w:numPr>
          <w:ilvl w:val="0"/>
          <w:numId w:val="7"/>
        </w:numPr>
      </w:pPr>
      <w:r>
        <w:t>AMS team will process</w:t>
      </w:r>
      <w:r w:rsidR="3913372D">
        <w:t xml:space="preserve"> the access in system</w:t>
      </w:r>
      <w:r w:rsidR="1AFD6154">
        <w:t>.</w:t>
      </w:r>
    </w:p>
    <w:p w14:paraId="765EED30" w14:textId="63974117" w:rsidR="006D305E" w:rsidRPr="00C574DA" w:rsidRDefault="00E6664A" w:rsidP="00CE0725">
      <w:pPr>
        <w:pStyle w:val="Heading2"/>
      </w:pPr>
      <w:bookmarkStart w:id="15" w:name="_Toc2032487841"/>
      <w:r>
        <w:t xml:space="preserve">Step </w:t>
      </w:r>
      <w:r w:rsidR="00E053A9">
        <w:t>9</w:t>
      </w:r>
      <w:r>
        <w:t xml:space="preserve">: </w:t>
      </w:r>
      <w:r w:rsidR="004B1DA5">
        <w:t>User Communication</w:t>
      </w:r>
      <w:bookmarkEnd w:id="15"/>
    </w:p>
    <w:p w14:paraId="6C688C79" w14:textId="35FEFAA2" w:rsidR="008021CB" w:rsidRDefault="00843F59" w:rsidP="00044883">
      <w:pPr>
        <w:pStyle w:val="ListParagraph"/>
        <w:numPr>
          <w:ilvl w:val="0"/>
          <w:numId w:val="7"/>
        </w:numPr>
      </w:pPr>
      <w:r>
        <w:t>AMS</w:t>
      </w:r>
      <w:r w:rsidR="00E6664A">
        <w:t xml:space="preserve"> team will inform</w:t>
      </w:r>
      <w:r w:rsidR="00DF1F0A">
        <w:t xml:space="preserve"> the</w:t>
      </w:r>
      <w:r w:rsidR="3913372D">
        <w:t xml:space="preserve"> user</w:t>
      </w:r>
      <w:r w:rsidR="00E6664A">
        <w:t xml:space="preserve"> that required access is granted after resolving QuickService ticket.</w:t>
      </w:r>
    </w:p>
    <w:p w14:paraId="63EB0E83" w14:textId="4C4F004C" w:rsidR="001B52D8" w:rsidRPr="00A41BCF" w:rsidRDefault="001B52D8" w:rsidP="0083527B">
      <w:pPr>
        <w:pStyle w:val="Heading3"/>
        <w:rPr>
          <w:lang w:val="en-IN"/>
        </w:rPr>
      </w:pPr>
      <w:bookmarkStart w:id="16" w:name="_Toc91092009"/>
      <w:r w:rsidRPr="2BD2C59E">
        <w:rPr>
          <w:lang w:val="en-IN"/>
        </w:rPr>
        <w:t>Communication Templates</w:t>
      </w:r>
      <w:bookmarkEnd w:id="16"/>
      <w:r>
        <w:rPr>
          <w:lang w:val="en-IN"/>
        </w:rPr>
        <w:br/>
      </w:r>
      <w:r w:rsidRPr="00A41BCF">
        <w:rPr>
          <w:lang w:val="en-IN"/>
        </w:rPr>
        <w:t xml:space="preserve">User creation </w:t>
      </w:r>
      <w:r>
        <w:rPr>
          <w:lang w:val="en-IN"/>
        </w:rPr>
        <w:t>communication t</w:t>
      </w:r>
      <w:r w:rsidRPr="00A41BCF">
        <w:rPr>
          <w:lang w:val="en-IN"/>
        </w:rPr>
        <w:t>emplate:</w:t>
      </w:r>
    </w:p>
    <w:p w14:paraId="17D82970" w14:textId="6BC9D26F" w:rsidR="00615745" w:rsidRDefault="00615745" w:rsidP="001B52D8">
      <w:pPr>
        <w:rPr>
          <w:ins w:id="17" w:author="Amy Green" w:date="2026-01-13T10:35:00Z" w16du:dateUtc="2026-01-13T15:35:00Z"/>
          <w:b/>
          <w:bCs/>
          <w:lang w:val="en-IN"/>
        </w:rPr>
      </w:pPr>
      <w:ins w:id="18" w:author="Amy Green" w:date="2026-01-13T10:35:00Z" w16du:dateUtc="2026-01-13T15:35:00Z">
        <w:r>
          <w:rPr>
            <w:b/>
            <w:bCs/>
            <w:lang w:val="en-IN"/>
          </w:rPr>
          <w:t>New Users</w:t>
        </w:r>
      </w:ins>
    </w:p>
    <w:p w14:paraId="4B98B565" w14:textId="4D858F52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Subject</w:t>
      </w:r>
      <w:r w:rsidRPr="00A41BCF">
        <w:rPr>
          <w:lang w:val="en-IN"/>
        </w:rPr>
        <w:t>: Your QDOK Account Has Been Created Based on Approved UACF</w:t>
      </w:r>
    </w:p>
    <w:p w14:paraId="3C73BC8F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Content:</w:t>
      </w:r>
    </w:p>
    <w:p w14:paraId="36866414" w14:textId="0DCB2EEA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Your QDOK account has been successfully created based on the approved </w:t>
      </w:r>
      <w:r w:rsidRPr="00A41BCF">
        <w:rPr>
          <w:b/>
          <w:bCs/>
          <w:lang w:val="en-IN"/>
        </w:rPr>
        <w:t>User Access Change Form (UACF)</w:t>
      </w:r>
      <w:r w:rsidRPr="00A41BCF">
        <w:rPr>
          <w:lang w:val="en-IN"/>
        </w:rPr>
        <w:t> &lt;mention UACF number&gt;. Please find your login details below:</w:t>
      </w:r>
    </w:p>
    <w:p w14:paraId="5CBA1C9E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Login/Username &lt;</w:t>
      </w:r>
      <w:r w:rsidRPr="00A41BCF">
        <w:rPr>
          <w:lang w:val="en-IN"/>
        </w:rPr>
        <w:t>username</w:t>
      </w:r>
      <w:r w:rsidRPr="00A41BCF">
        <w:rPr>
          <w:b/>
          <w:bCs/>
          <w:lang w:val="en-IN"/>
        </w:rPr>
        <w:t>&gt;</w:t>
      </w:r>
    </w:p>
    <w:p w14:paraId="6AE8D2EE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Temporary Password &lt;</w:t>
      </w:r>
      <w:r w:rsidRPr="00A41BCF">
        <w:rPr>
          <w:lang w:val="en-IN"/>
        </w:rPr>
        <w:t>password</w:t>
      </w:r>
      <w:r w:rsidRPr="00A41BCF">
        <w:rPr>
          <w:b/>
          <w:bCs/>
          <w:lang w:val="en-IN"/>
        </w:rPr>
        <w:t>&gt;</w:t>
      </w:r>
    </w:p>
    <w:p w14:paraId="00F0E622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Please note that your Windchill password is </w:t>
      </w:r>
      <w:r w:rsidRPr="00A41BCF">
        <w:rPr>
          <w:b/>
          <w:bCs/>
          <w:lang w:val="en-IN"/>
        </w:rPr>
        <w:t>not synchronized</w:t>
      </w:r>
      <w:r w:rsidRPr="00A41BCF">
        <w:rPr>
          <w:lang w:val="en-IN"/>
        </w:rPr>
        <w:t> with other systems (until further notice).</w:t>
      </w:r>
    </w:p>
    <w:p w14:paraId="34B94898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 can access QDOK using the link below:</w:t>
      </w:r>
      <w:r w:rsidRPr="00A41BCF">
        <w:rPr>
          <w:lang w:val="en-IN"/>
        </w:rPr>
        <w:br/>
      </w:r>
      <w:hyperlink r:id="rId14" w:tgtFrame="_blank" w:tooltip="https://plm.wc.gpdm-euc1.fmcglobal.net/Windchill/app/" w:history="1">
        <w:r w:rsidRPr="00A41BCF">
          <w:rPr>
            <w:rStyle w:val="Hyperlink"/>
            <w:lang w:val="en-IN"/>
          </w:rPr>
          <w:t>https://plm.wc.gpdm-euc1.fmcglobal.net/Windchill/app/</w:t>
        </w:r>
      </w:hyperlink>
    </w:p>
    <w:p w14:paraId="4322C96F" w14:textId="682392AF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 xml:space="preserve">Kindly update your password in </w:t>
      </w:r>
      <w:r w:rsidRPr="00A41BCF">
        <w:rPr>
          <w:b/>
          <w:bCs/>
          <w:lang w:val="en-IN"/>
        </w:rPr>
        <w:t>GPDM</w:t>
      </w:r>
      <w:r w:rsidRPr="00E4507B">
        <w:rPr>
          <w:b/>
          <w:bCs/>
          <w:lang w:val="en-IN"/>
        </w:rPr>
        <w:t xml:space="preserve"> QDO</w:t>
      </w:r>
      <w:r w:rsidR="00044883">
        <w:rPr>
          <w:b/>
          <w:bCs/>
          <w:lang w:val="en-IN"/>
        </w:rPr>
        <w:t>K</w:t>
      </w:r>
      <w:r w:rsidRPr="00A41BCF">
        <w:rPr>
          <w:b/>
          <w:bCs/>
          <w:lang w:val="en-IN"/>
        </w:rPr>
        <w:t xml:space="preserve"> Windchill</w:t>
      </w:r>
      <w:r w:rsidRPr="00A41BCF">
        <w:rPr>
          <w:lang w:val="en-IN"/>
        </w:rPr>
        <w:t> by following the steps provided in the attached instructions document.</w:t>
      </w:r>
    </w:p>
    <w:p w14:paraId="289680FA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If you have any questions or issues, please contact the AMS Support Team at </w:t>
      </w:r>
      <w:r w:rsidRPr="00A41BCF">
        <w:rPr>
          <w:b/>
          <w:bCs/>
          <w:lang w:val="en-IN"/>
        </w:rPr>
        <w:t>WindChill_AMS@freseniusmedicalcare.com</w:t>
      </w:r>
      <w:r w:rsidRPr="00A41BCF">
        <w:rPr>
          <w:lang w:val="en-IN"/>
        </w:rPr>
        <w:t> or raise a ticket via the </w:t>
      </w:r>
      <w:r w:rsidRPr="00A41BCF">
        <w:rPr>
          <w:b/>
          <w:bCs/>
          <w:lang w:val="en-IN"/>
        </w:rPr>
        <w:t>Quick Service Portal </w:t>
      </w:r>
      <w:r w:rsidRPr="00A41BCF">
        <w:rPr>
          <w:lang w:val="en-IN"/>
        </w:rPr>
        <w:t>(</w:t>
      </w:r>
      <w:hyperlink r:id="rId15" w:tgtFrame="_blank" w:tooltip="https://qservice.intra.fmeone.com/servicedesk/customer/portals" w:history="1">
        <w:r w:rsidRPr="00A41BCF">
          <w:rPr>
            <w:rStyle w:val="Hyperlink"/>
            <w:lang w:val="en-IN"/>
          </w:rPr>
          <w:t>https://qservice.intra.fmeone.com/servicedesk/customer/portals</w:t>
        </w:r>
      </w:hyperlink>
      <w:r w:rsidRPr="00A41BCF">
        <w:rPr>
          <w:lang w:val="en-IN"/>
        </w:rPr>
        <w:t>).</w:t>
      </w:r>
    </w:p>
    <w:p w14:paraId="6E03600E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Thanks &amp; Regards</w:t>
      </w:r>
      <w:r w:rsidRPr="00A41BCF">
        <w:rPr>
          <w:lang w:val="en-IN"/>
        </w:rPr>
        <w:br/>
        <w:t>Global Systems Support</w:t>
      </w:r>
    </w:p>
    <w:p w14:paraId="235EE1C3" w14:textId="77777777" w:rsidR="0083527B" w:rsidRDefault="0083527B" w:rsidP="001B52D8">
      <w:pPr>
        <w:pStyle w:val="Heading4"/>
        <w:rPr>
          <w:lang w:val="en-IN"/>
        </w:rPr>
      </w:pPr>
    </w:p>
    <w:p w14:paraId="152349E6" w14:textId="461B60D7" w:rsidR="001B52D8" w:rsidRPr="00A41BCF" w:rsidRDefault="001B52D8" w:rsidP="001B52D8">
      <w:pPr>
        <w:pStyle w:val="Heading4"/>
        <w:rPr>
          <w:lang w:val="en-IN"/>
        </w:rPr>
      </w:pPr>
      <w:r w:rsidRPr="00A41BCF">
        <w:rPr>
          <w:lang w:val="en-IN"/>
        </w:rPr>
        <w:t xml:space="preserve">Access Update </w:t>
      </w:r>
      <w:r>
        <w:rPr>
          <w:lang w:val="en-IN"/>
        </w:rPr>
        <w:t>communication t</w:t>
      </w:r>
      <w:r w:rsidRPr="00A41BCF">
        <w:rPr>
          <w:lang w:val="en-IN"/>
        </w:rPr>
        <w:t>emplate:</w:t>
      </w:r>
    </w:p>
    <w:p w14:paraId="1762BDA2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Subject</w:t>
      </w:r>
      <w:r w:rsidRPr="00A41BCF">
        <w:rPr>
          <w:lang w:val="en-IN"/>
        </w:rPr>
        <w:t>: QDOK Access Updated Based on Approved UACF</w:t>
      </w:r>
    </w:p>
    <w:p w14:paraId="3C9EFD90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Content:</w:t>
      </w:r>
    </w:p>
    <w:p w14:paraId="3A725966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Your QDOK access has been </w:t>
      </w:r>
      <w:r w:rsidRPr="00A41BCF">
        <w:rPr>
          <w:b/>
          <w:bCs/>
          <w:lang w:val="en-IN"/>
        </w:rPr>
        <w:t>updated based on the approved User Access Change Form (UACF) </w:t>
      </w:r>
      <w:r w:rsidRPr="00A41BCF">
        <w:rPr>
          <w:lang w:val="en-IN"/>
        </w:rPr>
        <w:t> &lt;mention UACF number&gt;. The requested roles and container permissions have now been applied to your account.</w:t>
      </w:r>
    </w:p>
    <w:p w14:paraId="4FDC80F6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 can log in using your existing credentials at the link below:</w:t>
      </w:r>
    </w:p>
    <w:p w14:paraId="594C2E37" w14:textId="77777777" w:rsidR="001B52D8" w:rsidRPr="00A41BCF" w:rsidRDefault="001B52D8" w:rsidP="001B52D8">
      <w:pPr>
        <w:rPr>
          <w:lang w:val="en-IN"/>
        </w:rPr>
      </w:pPr>
      <w:hyperlink r:id="rId16" w:tgtFrame="_blank" w:tooltip="https://plm.wc.gpdm-euc1.fmcglobal.net/Windchill/app/" w:history="1">
        <w:r w:rsidRPr="00A41BCF">
          <w:rPr>
            <w:rStyle w:val="Hyperlink"/>
            <w:lang w:val="en-IN"/>
          </w:rPr>
          <w:t>https://plm.wc.gpdm-euc1.fmcglobal.net/Windchill/app/</w:t>
        </w:r>
      </w:hyperlink>
    </w:p>
    <w:p w14:paraId="3FF7639C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If you face any access issues, please try logging out and back in to refresh your session. For any questions or further assistance, please contact the AMS Support Team at </w:t>
      </w:r>
      <w:r w:rsidRPr="00A41BCF">
        <w:rPr>
          <w:b/>
          <w:bCs/>
          <w:lang w:val="en-IN"/>
        </w:rPr>
        <w:t>WindChill_AMS@freseniusmedicalcare.com</w:t>
      </w:r>
      <w:r w:rsidRPr="00A41BCF">
        <w:rPr>
          <w:lang w:val="en-IN"/>
        </w:rPr>
        <w:t> or raise a ticket via the </w:t>
      </w:r>
      <w:r w:rsidRPr="00A41BCF">
        <w:rPr>
          <w:b/>
          <w:bCs/>
          <w:lang w:val="en-IN"/>
        </w:rPr>
        <w:t>Quick Service Portal </w:t>
      </w:r>
      <w:r w:rsidRPr="00A41BCF">
        <w:rPr>
          <w:lang w:val="en-IN"/>
        </w:rPr>
        <w:t>(</w:t>
      </w:r>
      <w:hyperlink r:id="rId17" w:tgtFrame="_blank" w:tooltip="https://qservice.intra.fmeone.com/servicedesk/customer/portals" w:history="1">
        <w:r w:rsidRPr="00A41BCF">
          <w:rPr>
            <w:rStyle w:val="Hyperlink"/>
            <w:lang w:val="en-IN"/>
          </w:rPr>
          <w:t>https://qservice.intra.fmeone.com/servicedesk/customer/portals</w:t>
        </w:r>
      </w:hyperlink>
      <w:r w:rsidRPr="00A41BCF">
        <w:rPr>
          <w:lang w:val="en-IN"/>
        </w:rPr>
        <w:t>).</w:t>
      </w:r>
    </w:p>
    <w:p w14:paraId="0F7EBFB1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Thanks &amp; Regards</w:t>
      </w:r>
      <w:r w:rsidRPr="00A41BCF">
        <w:rPr>
          <w:lang w:val="en-IN"/>
        </w:rPr>
        <w:br/>
        <w:t>Global Systems Support</w:t>
      </w:r>
    </w:p>
    <w:p w14:paraId="0C8CA04D" w14:textId="77777777" w:rsidR="001B52D8" w:rsidRPr="001803F2" w:rsidRDefault="001B52D8" w:rsidP="001B52D8"/>
    <w:p w14:paraId="024026F1" w14:textId="0264C774" w:rsidR="008021CB" w:rsidRPr="00C574DA" w:rsidRDefault="008021CB" w:rsidP="008021CB">
      <w:pPr>
        <w:pStyle w:val="Heading2"/>
      </w:pPr>
      <w:bookmarkStart w:id="19" w:name="_Toc1797231707"/>
      <w:r>
        <w:t xml:space="preserve">Step </w:t>
      </w:r>
      <w:r w:rsidR="00132CF2">
        <w:t>10</w:t>
      </w:r>
      <w:r>
        <w:t>: UACF Approval</w:t>
      </w:r>
      <w:bookmarkEnd w:id="19"/>
    </w:p>
    <w:p w14:paraId="72229CC7" w14:textId="48897C3C" w:rsidR="008021CB" w:rsidRDefault="008021CB" w:rsidP="008021CB">
      <w:r>
        <w:t>This UACF goes through approval process on Windchill</w:t>
      </w:r>
      <w:r w:rsidR="00132CF2">
        <w:t xml:space="preserve">, </w:t>
      </w:r>
      <w:r w:rsidR="2F10E7DB">
        <w:t>AMS team</w:t>
      </w:r>
      <w:r w:rsidR="00132CF2">
        <w:t xml:space="preserve"> approves the </w:t>
      </w:r>
      <w:r w:rsidR="003F729A">
        <w:t xml:space="preserve">record once user is communicated. </w:t>
      </w:r>
    </w:p>
    <w:p w14:paraId="1215E3E6" w14:textId="48B8E0F1" w:rsidR="003F729A" w:rsidRDefault="00F7212A" w:rsidP="008021CB">
      <w:r>
        <w:t>L</w:t>
      </w:r>
      <w:r w:rsidRPr="00F7212A">
        <w:t xml:space="preserve">ist of </w:t>
      </w:r>
      <w:r>
        <w:t>AMS team members</w:t>
      </w:r>
      <w:r w:rsidRPr="00F7212A">
        <w:t xml:space="preserve"> who will approve UACF documents in QDOK</w:t>
      </w:r>
      <w:r>
        <w:t>:</w:t>
      </w:r>
    </w:p>
    <w:p w14:paraId="04D831D0" w14:textId="77777777" w:rsidR="00F7212A" w:rsidRPr="006D70AE" w:rsidRDefault="00F7212A" w:rsidP="00F7212A">
      <w:pPr>
        <w:pStyle w:val="ListParagraph"/>
        <w:numPr>
          <w:ilvl w:val="0"/>
          <w:numId w:val="7"/>
        </w:numPr>
        <w:rPr>
          <w:lang w:val="de-DE"/>
        </w:rPr>
      </w:pPr>
      <w:r w:rsidRPr="006D70AE">
        <w:rPr>
          <w:lang w:val="de-DE"/>
        </w:rPr>
        <w:t>Nikhil (nikhil.bhiste@freseniusmedicalcare.com)</w:t>
      </w:r>
    </w:p>
    <w:p w14:paraId="74FBAFEE" w14:textId="34A17C81" w:rsidR="00F7212A" w:rsidRDefault="00F7212A" w:rsidP="00F7212A">
      <w:pPr>
        <w:pStyle w:val="ListParagraph"/>
        <w:numPr>
          <w:ilvl w:val="0"/>
          <w:numId w:val="7"/>
        </w:numPr>
      </w:pPr>
      <w:r>
        <w:t>Spoorthy (</w:t>
      </w:r>
      <w:hyperlink r:id="rId18" w:history="1">
        <w:r w:rsidRPr="00E03600">
          <w:rPr>
            <w:rStyle w:val="Hyperlink"/>
          </w:rPr>
          <w:t>spoorthy.hr1@freseniusmedicalcare.com</w:t>
        </w:r>
      </w:hyperlink>
      <w:r>
        <w:t>)</w:t>
      </w:r>
    </w:p>
    <w:p w14:paraId="0F7F3BC8" w14:textId="0F1C36A1" w:rsidR="00F7212A" w:rsidRDefault="00F7212A" w:rsidP="00F7212A">
      <w:pPr>
        <w:pStyle w:val="ListParagraph"/>
        <w:numPr>
          <w:ilvl w:val="0"/>
          <w:numId w:val="7"/>
        </w:numPr>
      </w:pPr>
      <w:r>
        <w:t>B M Goutam (ID yet to be created)</w:t>
      </w:r>
    </w:p>
    <w:p w14:paraId="76994694" w14:textId="77777777" w:rsidR="00F7212A" w:rsidRDefault="00F7212A" w:rsidP="00F7212A">
      <w:pPr>
        <w:pStyle w:val="ListParagraph"/>
        <w:numPr>
          <w:ilvl w:val="0"/>
          <w:numId w:val="7"/>
        </w:numPr>
      </w:pPr>
      <w:r>
        <w:t>Nitin (jain.nitin@freseniusmedicalcare.com)</w:t>
      </w:r>
    </w:p>
    <w:p w14:paraId="75C9F800" w14:textId="71358530" w:rsidR="00F7212A" w:rsidRPr="00E55FC8" w:rsidRDefault="00F7212A" w:rsidP="00F7212A">
      <w:pPr>
        <w:pStyle w:val="ListParagraph"/>
        <w:numPr>
          <w:ilvl w:val="0"/>
          <w:numId w:val="7"/>
        </w:numPr>
      </w:pPr>
      <w:r>
        <w:t>Gowthami (gowthami.konduri@freseniusmedicalcare.com)</w:t>
      </w:r>
    </w:p>
    <w:p w14:paraId="34E56519" w14:textId="77777777" w:rsidR="008021CB" w:rsidRDefault="008021CB" w:rsidP="008021CB">
      <w:r>
        <w:rPr>
          <w:noProof/>
        </w:rPr>
        <w:lastRenderedPageBreak/>
        <w:drawing>
          <wp:inline distT="0" distB="0" distL="0" distR="0" wp14:anchorId="2ED21DAB" wp14:editId="58493FFA">
            <wp:extent cx="5943600" cy="1866900"/>
            <wp:effectExtent l="19050" t="19050" r="19050" b="19050"/>
            <wp:docPr id="308235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561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442BA" w14:textId="77777777" w:rsidR="008021CB" w:rsidRDefault="008021CB" w:rsidP="008021CB">
      <w:r>
        <w:rPr>
          <w:noProof/>
        </w:rPr>
        <w:drawing>
          <wp:inline distT="0" distB="0" distL="0" distR="0" wp14:anchorId="3221D8F3" wp14:editId="6785FCC7">
            <wp:extent cx="5943600" cy="2295525"/>
            <wp:effectExtent l="19050" t="19050" r="19050" b="28575"/>
            <wp:docPr id="1163156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6315" name="drawi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0C0D3" w14:textId="77777777" w:rsidR="008021CB" w:rsidRDefault="008021CB" w:rsidP="008021CB">
      <w:r>
        <w:rPr>
          <w:noProof/>
        </w:rPr>
        <w:drawing>
          <wp:inline distT="0" distB="0" distL="0" distR="0" wp14:anchorId="4881F177" wp14:editId="5EB3B9A1">
            <wp:extent cx="5943600" cy="2619375"/>
            <wp:effectExtent l="19050" t="19050" r="19050" b="28575"/>
            <wp:docPr id="1353937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7322" name="drawi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2B8A3" w14:textId="63BF9DC8" w:rsidR="00DF7DA0" w:rsidRDefault="00DF7DA0" w:rsidP="59C6450A">
      <w:r>
        <w:br w:type="page"/>
      </w:r>
    </w:p>
    <w:p w14:paraId="38D63B41" w14:textId="7AEC46D3" w:rsidR="00DF7DA0" w:rsidRDefault="00DF7DA0" w:rsidP="00DF7DA0">
      <w:pPr>
        <w:pStyle w:val="Heading1"/>
      </w:pPr>
      <w:bookmarkStart w:id="20" w:name="_Toc1634830539"/>
      <w:r>
        <w:lastRenderedPageBreak/>
        <w:t>Proposed workflow for Access provisioning</w:t>
      </w:r>
      <w:bookmarkEnd w:id="20"/>
    </w:p>
    <w:p w14:paraId="17E2CB75" w14:textId="02EC0490" w:rsidR="00DF7DA0" w:rsidRDefault="102C70DA" w:rsidP="2BD2C59E">
      <w:pPr>
        <w:spacing w:before="240" w:after="240"/>
      </w:pPr>
      <w:r>
        <w:rPr>
          <w:noProof/>
        </w:rPr>
        <w:drawing>
          <wp:inline distT="0" distB="0" distL="0" distR="0" wp14:anchorId="33964BB7" wp14:editId="09A1C8CA">
            <wp:extent cx="6238875" cy="3199423"/>
            <wp:effectExtent l="0" t="0" r="0" b="0"/>
            <wp:docPr id="153388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543" name="Picture 1533885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1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56FE" w14:textId="492C57A7" w:rsidR="7C8546DD" w:rsidRDefault="7C8546DD" w:rsidP="00305FC8">
      <w:pPr>
        <w:pStyle w:val="Heading1"/>
      </w:pPr>
      <w:bookmarkStart w:id="21" w:name="_Toc2013409389"/>
      <w:r>
        <w:t>References</w:t>
      </w:r>
      <w:bookmarkEnd w:id="21"/>
    </w:p>
    <w:p w14:paraId="153D1E86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 xml:space="preserve">QDOK Access Blue Space Runbook: </w:t>
      </w:r>
      <w:hyperlink r:id="rId23">
        <w:r w:rsidRPr="147FBE18">
          <w:rPr>
            <w:rStyle w:val="Hyperlink"/>
            <w:rFonts w:ascii="Segoe UI" w:eastAsia="Segoe UI" w:hAnsi="Segoe UI" w:cs="Segoe UI"/>
            <w:color w:val="0052CC"/>
            <w:sz w:val="21"/>
            <w:szCs w:val="21"/>
            <w:u w:val="none"/>
          </w:rPr>
          <w:t>Access to the GLOBAL &amp; CQMS libraries in Global Windchill - Operational System, Quality &amp; Regulatory - blue.space</w:t>
        </w:r>
      </w:hyperlink>
    </w:p>
    <w:p w14:paraId="64C8C2C2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  <w:b/>
          <w:bCs/>
        </w:rPr>
        <w:t>GMS Documentation team:</w:t>
      </w:r>
      <w:r w:rsidRPr="147FBE18">
        <w:rPr>
          <w:rFonts w:ascii="Aptos" w:eastAsia="Aptos" w:hAnsi="Aptos" w:cs="Aptos"/>
        </w:rPr>
        <w:t xml:space="preserve"> </w:t>
      </w:r>
      <w:hyperlink r:id="rId24">
        <w:r w:rsidRPr="147FBE18">
          <w:rPr>
            <w:rStyle w:val="Hyperlink"/>
            <w:rFonts w:ascii="Aptos" w:eastAsia="Aptos" w:hAnsi="Aptos" w:cs="Aptos"/>
          </w:rPr>
          <w:t>CDO@freseniusmedicalcare.com</w:t>
        </w:r>
      </w:hyperlink>
    </w:p>
    <w:p w14:paraId="04E482A4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Qservice :</w:t>
      </w:r>
      <w:r w:rsidRPr="147FBE18">
        <w:rPr>
          <w:rFonts w:ascii="Aptos" w:eastAsia="Aptos" w:hAnsi="Aptos" w:cs="Aptos"/>
        </w:rPr>
        <w:t xml:space="preserve"> </w:t>
      </w:r>
      <w:hyperlink r:id="rId25">
        <w:r w:rsidRPr="147FBE18">
          <w:rPr>
            <w:rStyle w:val="Hyperlink"/>
            <w:rFonts w:ascii="Aptos" w:eastAsia="Aptos" w:hAnsi="Aptos" w:cs="Aptos"/>
          </w:rPr>
          <w:t>https://qservice.intra.fmeone.com/servicedesk/customer/user/login?destination=portals</w:t>
        </w:r>
      </w:hyperlink>
    </w:p>
    <w:p w14:paraId="0C1A0A25" w14:textId="15F9774B" w:rsidR="70CE7DE9" w:rsidRDefault="70CE7DE9" w:rsidP="00305FC8">
      <w:pPr>
        <w:pStyle w:val="Heading1"/>
      </w:pPr>
      <w:bookmarkStart w:id="22" w:name="_Toc1586390141"/>
      <w:r>
        <w:t>User Instructions</w:t>
      </w:r>
      <w:r w:rsidR="002B2E60">
        <w:t xml:space="preserve"> </w:t>
      </w:r>
      <w:r w:rsidR="00305FC8">
        <w:t xml:space="preserve">currently </w:t>
      </w:r>
      <w:r w:rsidR="002B2E60">
        <w:t>on BlueSpace</w:t>
      </w:r>
      <w:r>
        <w:t>:</w:t>
      </w:r>
      <w:bookmarkEnd w:id="22"/>
    </w:p>
    <w:p w14:paraId="5E03EFD4" w14:textId="77777777" w:rsidR="47D75D9D" w:rsidRDefault="47D75D9D" w:rsidP="147FBE18">
      <w:pPr>
        <w:spacing w:before="240" w:after="240"/>
      </w:pPr>
      <w:r w:rsidRPr="147FBE18">
        <w:rPr>
          <w:rFonts w:ascii="Aptos" w:eastAsia="Aptos" w:hAnsi="Aptos" w:cs="Aptos"/>
        </w:rPr>
        <w:t xml:space="preserve">To obtain </w:t>
      </w:r>
      <w:r w:rsidRPr="147FBE18">
        <w:rPr>
          <w:rFonts w:ascii="Aptos" w:eastAsia="Aptos" w:hAnsi="Aptos" w:cs="Aptos"/>
          <w:b/>
          <w:bCs/>
        </w:rPr>
        <w:t>QDOK access</w:t>
      </w:r>
      <w:r w:rsidRPr="147FBE18">
        <w:rPr>
          <w:rFonts w:ascii="Aptos" w:eastAsia="Aptos" w:hAnsi="Aptos" w:cs="Aptos"/>
        </w:rPr>
        <w:t>, the following steps must be completed:</w:t>
      </w:r>
    </w:p>
    <w:p w14:paraId="58146F4E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>As a user, fill out the required documents:</w:t>
      </w:r>
    </w:p>
    <w:p w14:paraId="22FEF4A1" w14:textId="77777777" w:rsidR="47D75D9D" w:rsidRDefault="47D75D9D" w:rsidP="147FBE18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UACF Form</w:t>
      </w:r>
      <w:r w:rsidRPr="147FBE18">
        <w:rPr>
          <w:rFonts w:ascii="Aptos" w:eastAsia="Aptos" w:hAnsi="Aptos" w:cs="Aptos"/>
        </w:rPr>
        <w:t>: This form captures the requestor’s account details and the specific access being requested.</w:t>
      </w:r>
    </w:p>
    <w:p w14:paraId="29FB908B" w14:textId="77777777" w:rsidR="47D75D9D" w:rsidRDefault="47D75D9D" w:rsidP="147FBE18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Training Certificate</w:t>
      </w:r>
      <w:r w:rsidRPr="147FBE18">
        <w:rPr>
          <w:rFonts w:ascii="Aptos" w:eastAsia="Aptos" w:hAnsi="Aptos" w:cs="Aptos"/>
        </w:rPr>
        <w:t xml:space="preserve">: There are two types of training available: </w:t>
      </w:r>
    </w:p>
    <w:p w14:paraId="32E4E5FC" w14:textId="77777777" w:rsidR="47D75D9D" w:rsidRDefault="47D75D9D" w:rsidP="147FBE18">
      <w:pPr>
        <w:pStyle w:val="ListParagraph"/>
        <w:numPr>
          <w:ilvl w:val="2"/>
          <w:numId w:val="4"/>
        </w:numPr>
        <w:spacing w:after="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</w:rPr>
        <w:t>Self-Directed Training</w:t>
      </w:r>
    </w:p>
    <w:p w14:paraId="1257C4F3" w14:textId="77777777" w:rsidR="47D75D9D" w:rsidRDefault="47D75D9D" w:rsidP="147FBE18">
      <w:pPr>
        <w:pStyle w:val="ListParagraph"/>
        <w:numPr>
          <w:ilvl w:val="2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>Instructor-Led Training</w:t>
      </w:r>
    </w:p>
    <w:p w14:paraId="4C2B4DEE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lastRenderedPageBreak/>
        <w:t xml:space="preserve">Submit the completed documents to the </w:t>
      </w:r>
      <w:r w:rsidRPr="147FBE18">
        <w:rPr>
          <w:rFonts w:ascii="Aptos" w:eastAsia="Aptos" w:hAnsi="Aptos" w:cs="Aptos"/>
          <w:b/>
          <w:bCs/>
        </w:rPr>
        <w:t>GMS Documentation Team (</w:t>
      </w:r>
      <w:hyperlink r:id="rId26">
        <w:r w:rsidRPr="147FBE18">
          <w:rPr>
            <w:rStyle w:val="Hyperlink"/>
            <w:rFonts w:ascii="Aptos" w:eastAsia="Aptos" w:hAnsi="Aptos" w:cs="Aptos"/>
          </w:rPr>
          <w:t>CDO@freseniusmedicalcare.com</w:t>
        </w:r>
      </w:hyperlink>
      <w:r w:rsidRPr="147FBE18">
        <w:rPr>
          <w:rFonts w:ascii="Aptos" w:eastAsia="Aptos" w:hAnsi="Aptos" w:cs="Aptos"/>
          <w:b/>
          <w:bCs/>
        </w:rPr>
        <w:t xml:space="preserve">) </w:t>
      </w:r>
      <w:r w:rsidRPr="147FBE18">
        <w:rPr>
          <w:rFonts w:ascii="Aptos" w:eastAsia="Aptos" w:hAnsi="Aptos" w:cs="Aptos"/>
        </w:rPr>
        <w:t>over email</w:t>
      </w:r>
    </w:p>
    <w:p w14:paraId="34599162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 xml:space="preserve">The GMS team will respond with the </w:t>
      </w:r>
      <w:r w:rsidRPr="147FBE18">
        <w:rPr>
          <w:rFonts w:ascii="Aptos" w:eastAsia="Aptos" w:hAnsi="Aptos" w:cs="Aptos"/>
          <w:b/>
          <w:bCs/>
        </w:rPr>
        <w:t>recorded access details</w:t>
      </w:r>
      <w:r w:rsidRPr="147FBE18">
        <w:rPr>
          <w:rFonts w:ascii="Aptos" w:eastAsia="Aptos" w:hAnsi="Aptos" w:cs="Aptos"/>
        </w:rPr>
        <w:t>.</w:t>
      </w:r>
    </w:p>
    <w:p w14:paraId="6B2B21FC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</w:rPr>
        <w:t xml:space="preserve">These recorded details must be reviewed and approved. </w:t>
      </w:r>
      <w:r w:rsidRPr="147FBE18">
        <w:rPr>
          <w:rFonts w:ascii="Aptos" w:eastAsia="Aptos" w:hAnsi="Aptos" w:cs="Aptos"/>
          <w:b/>
          <w:bCs/>
        </w:rPr>
        <w:t>QDOK access will only be granted after approval.</w:t>
      </w:r>
    </w:p>
    <w:p w14:paraId="70C3A207" w14:textId="77777777" w:rsidR="147FBE18" w:rsidRDefault="47D75D9D" w:rsidP="005E4B5A">
      <w:pPr>
        <w:pStyle w:val="ListParagraph"/>
        <w:numPr>
          <w:ilvl w:val="0"/>
          <w:numId w:val="4"/>
        </w:numPr>
        <w:spacing w:before="240" w:after="240"/>
        <w:rPr>
          <w:ins w:id="23" w:author="Amy Green" w:date="2026-01-13T10:36:00Z" w16du:dateUtc="2026-01-13T15:36:00Z"/>
          <w:rFonts w:ascii="Aptos" w:eastAsia="Aptos" w:hAnsi="Aptos" w:cs="Aptos"/>
        </w:rPr>
      </w:pPr>
      <w:r w:rsidRPr="6DA1679E">
        <w:rPr>
          <w:rFonts w:ascii="Aptos" w:eastAsia="Aptos" w:hAnsi="Aptos" w:cs="Aptos"/>
          <w:b/>
          <w:bCs/>
        </w:rPr>
        <w:t>Create a QService ticket</w:t>
      </w:r>
      <w:r w:rsidRPr="6DA1679E">
        <w:rPr>
          <w:rFonts w:ascii="Aptos" w:eastAsia="Aptos" w:hAnsi="Aptos" w:cs="Aptos"/>
        </w:rPr>
        <w:t xml:space="preserve"> referencing the recorded details to initiate the QDOK access provisioning.</w:t>
      </w:r>
    </w:p>
    <w:p w14:paraId="4AFF65CB" w14:textId="4C9BEC61" w:rsidR="00AF355D" w:rsidRDefault="00AF355D" w:rsidP="005E4B5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ins w:id="24" w:author="Amy Green" w:date="2026-01-13T10:36:00Z" w16du:dateUtc="2026-01-13T15:36:00Z">
        <w:r>
          <w:rPr>
            <w:rFonts w:ascii="Aptos" w:eastAsia="Aptos" w:hAnsi="Aptos" w:cs="Aptos"/>
            <w:b/>
            <w:bCs/>
          </w:rPr>
          <w:t>Any questions regarding UACF requests please reach out to Amy</w:t>
        </w:r>
        <w:r w:rsidR="00A93EB7">
          <w:rPr>
            <w:rFonts w:ascii="Aptos" w:eastAsia="Aptos" w:hAnsi="Aptos" w:cs="Aptos"/>
            <w:b/>
            <w:bCs/>
          </w:rPr>
          <w:t xml:space="preserve"> Green.</w:t>
        </w:r>
      </w:ins>
    </w:p>
    <w:p w14:paraId="1C2BCC86" w14:textId="4D1AAE11" w:rsidR="00305FC8" w:rsidRDefault="47D75D9D" w:rsidP="147FBE18">
      <w:pPr>
        <w:spacing w:before="240" w:after="240"/>
        <w:rPr>
          <w:rFonts w:ascii="Aptos" w:eastAsia="Aptos" w:hAnsi="Aptos" w:cs="Aptos"/>
          <w:b/>
          <w:bCs/>
        </w:rPr>
      </w:pPr>
      <w:r w:rsidRPr="6DA1679E">
        <w:rPr>
          <w:rFonts w:ascii="Aptos" w:eastAsia="Aptos" w:hAnsi="Aptos" w:cs="Aptos"/>
          <w:b/>
          <w:bCs/>
        </w:rPr>
        <w:t>Note</w:t>
      </w:r>
      <w:r w:rsidRPr="6DA1679E">
        <w:rPr>
          <w:rFonts w:ascii="Aptos" w:eastAsia="Aptos" w:hAnsi="Aptos" w:cs="Aptos"/>
        </w:rPr>
        <w:t xml:space="preserve">: Required document templates based on roles are available in the </w:t>
      </w:r>
      <w:r w:rsidRPr="6DA1679E">
        <w:rPr>
          <w:rFonts w:ascii="Aptos" w:eastAsia="Aptos" w:hAnsi="Aptos" w:cs="Aptos"/>
          <w:b/>
          <w:bCs/>
        </w:rPr>
        <w:t>QDOK Access Blue Space Runbook</w:t>
      </w:r>
      <w:r w:rsidR="00DA70B7" w:rsidRPr="6DA1679E">
        <w:rPr>
          <w:rFonts w:ascii="Aptos" w:eastAsia="Aptos" w:hAnsi="Aptos" w:cs="Aptos"/>
          <w:b/>
          <w:bCs/>
        </w:rPr>
        <w:t>.</w:t>
      </w:r>
    </w:p>
    <w:p w14:paraId="1394A250" w14:textId="68F45536" w:rsidR="00305FC8" w:rsidRDefault="00305FC8">
      <w:pPr>
        <w:rPr>
          <w:rFonts w:ascii="Aptos" w:eastAsia="Aptos" w:hAnsi="Aptos" w:cs="Aptos"/>
          <w:b/>
          <w:bCs/>
        </w:rPr>
      </w:pPr>
    </w:p>
    <w:sectPr w:rsidR="00305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A3DC" w14:textId="77777777" w:rsidR="00886FD7" w:rsidRDefault="00886FD7" w:rsidP="001803F2">
      <w:pPr>
        <w:spacing w:after="0" w:line="240" w:lineRule="auto"/>
      </w:pPr>
      <w:r>
        <w:separator/>
      </w:r>
    </w:p>
  </w:endnote>
  <w:endnote w:type="continuationSeparator" w:id="0">
    <w:p w14:paraId="1A6A603D" w14:textId="77777777" w:rsidR="00886FD7" w:rsidRDefault="00886FD7" w:rsidP="0018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2460" w14:textId="77777777" w:rsidR="00886FD7" w:rsidRDefault="00886FD7" w:rsidP="001803F2">
      <w:pPr>
        <w:spacing w:after="0" w:line="240" w:lineRule="auto"/>
      </w:pPr>
      <w:r>
        <w:separator/>
      </w:r>
    </w:p>
  </w:footnote>
  <w:footnote w:type="continuationSeparator" w:id="0">
    <w:p w14:paraId="6E00CA87" w14:textId="77777777" w:rsidR="00886FD7" w:rsidRDefault="00886FD7" w:rsidP="00180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354F"/>
    <w:multiLevelType w:val="hybridMultilevel"/>
    <w:tmpl w:val="6C346218"/>
    <w:lvl w:ilvl="0" w:tplc="B37E8CAC">
      <w:start w:val="1"/>
      <w:numFmt w:val="decimal"/>
      <w:lvlText w:val="%1."/>
      <w:lvlJc w:val="left"/>
      <w:pPr>
        <w:ind w:left="720" w:hanging="360"/>
      </w:pPr>
    </w:lvl>
    <w:lvl w:ilvl="1" w:tplc="21D2EAD8">
      <w:start w:val="1"/>
      <w:numFmt w:val="lowerLetter"/>
      <w:lvlText w:val="%2."/>
      <w:lvlJc w:val="left"/>
      <w:pPr>
        <w:ind w:left="1440" w:hanging="360"/>
      </w:pPr>
    </w:lvl>
    <w:lvl w:ilvl="2" w:tplc="FC9EE51E">
      <w:start w:val="1"/>
      <w:numFmt w:val="lowerRoman"/>
      <w:lvlText w:val="%3."/>
      <w:lvlJc w:val="right"/>
      <w:pPr>
        <w:ind w:left="2160" w:hanging="180"/>
      </w:pPr>
    </w:lvl>
    <w:lvl w:ilvl="3" w:tplc="50B81A60">
      <w:start w:val="1"/>
      <w:numFmt w:val="decimal"/>
      <w:lvlText w:val="%4."/>
      <w:lvlJc w:val="left"/>
      <w:pPr>
        <w:ind w:left="2880" w:hanging="360"/>
      </w:pPr>
    </w:lvl>
    <w:lvl w:ilvl="4" w:tplc="5B2897E4">
      <w:start w:val="1"/>
      <w:numFmt w:val="lowerLetter"/>
      <w:lvlText w:val="%5."/>
      <w:lvlJc w:val="left"/>
      <w:pPr>
        <w:ind w:left="3600" w:hanging="360"/>
      </w:pPr>
    </w:lvl>
    <w:lvl w:ilvl="5" w:tplc="84FEA2AE">
      <w:start w:val="1"/>
      <w:numFmt w:val="lowerRoman"/>
      <w:lvlText w:val="%6."/>
      <w:lvlJc w:val="right"/>
      <w:pPr>
        <w:ind w:left="4320" w:hanging="180"/>
      </w:pPr>
    </w:lvl>
    <w:lvl w:ilvl="6" w:tplc="A09AB920">
      <w:start w:val="1"/>
      <w:numFmt w:val="decimal"/>
      <w:lvlText w:val="%7."/>
      <w:lvlJc w:val="left"/>
      <w:pPr>
        <w:ind w:left="5040" w:hanging="360"/>
      </w:pPr>
    </w:lvl>
    <w:lvl w:ilvl="7" w:tplc="B6FEAD78">
      <w:start w:val="1"/>
      <w:numFmt w:val="lowerLetter"/>
      <w:lvlText w:val="%8."/>
      <w:lvlJc w:val="left"/>
      <w:pPr>
        <w:ind w:left="5760" w:hanging="360"/>
      </w:pPr>
    </w:lvl>
    <w:lvl w:ilvl="8" w:tplc="53C2C0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9E52"/>
    <w:multiLevelType w:val="hybridMultilevel"/>
    <w:tmpl w:val="117C045A"/>
    <w:lvl w:ilvl="0" w:tplc="66402C58">
      <w:start w:val="1"/>
      <w:numFmt w:val="decimal"/>
      <w:lvlText w:val="%1."/>
      <w:lvlJc w:val="left"/>
      <w:pPr>
        <w:ind w:left="720" w:hanging="360"/>
      </w:pPr>
    </w:lvl>
    <w:lvl w:ilvl="1" w:tplc="75C8D568">
      <w:start w:val="1"/>
      <w:numFmt w:val="lowerLetter"/>
      <w:lvlText w:val="%2."/>
      <w:lvlJc w:val="left"/>
      <w:pPr>
        <w:ind w:left="1440" w:hanging="360"/>
      </w:pPr>
    </w:lvl>
    <w:lvl w:ilvl="2" w:tplc="9C7A7984">
      <w:start w:val="1"/>
      <w:numFmt w:val="lowerRoman"/>
      <w:lvlText w:val="%3."/>
      <w:lvlJc w:val="right"/>
      <w:pPr>
        <w:ind w:left="2160" w:hanging="180"/>
      </w:pPr>
    </w:lvl>
    <w:lvl w:ilvl="3" w:tplc="339C3F12">
      <w:start w:val="1"/>
      <w:numFmt w:val="decimal"/>
      <w:lvlText w:val="%4."/>
      <w:lvlJc w:val="left"/>
      <w:pPr>
        <w:ind w:left="2880" w:hanging="360"/>
      </w:pPr>
    </w:lvl>
    <w:lvl w:ilvl="4" w:tplc="0C0A5C4E">
      <w:start w:val="1"/>
      <w:numFmt w:val="lowerLetter"/>
      <w:lvlText w:val="%5."/>
      <w:lvlJc w:val="left"/>
      <w:pPr>
        <w:ind w:left="3600" w:hanging="360"/>
      </w:pPr>
    </w:lvl>
    <w:lvl w:ilvl="5" w:tplc="AD0877AC">
      <w:start w:val="1"/>
      <w:numFmt w:val="lowerRoman"/>
      <w:lvlText w:val="%6."/>
      <w:lvlJc w:val="right"/>
      <w:pPr>
        <w:ind w:left="4320" w:hanging="180"/>
      </w:pPr>
    </w:lvl>
    <w:lvl w:ilvl="6" w:tplc="8EF4BF5C">
      <w:start w:val="1"/>
      <w:numFmt w:val="decimal"/>
      <w:lvlText w:val="%7."/>
      <w:lvlJc w:val="left"/>
      <w:pPr>
        <w:ind w:left="5040" w:hanging="360"/>
      </w:pPr>
    </w:lvl>
    <w:lvl w:ilvl="7" w:tplc="E5FCAA80">
      <w:start w:val="1"/>
      <w:numFmt w:val="lowerLetter"/>
      <w:lvlText w:val="%8."/>
      <w:lvlJc w:val="left"/>
      <w:pPr>
        <w:ind w:left="5760" w:hanging="360"/>
      </w:pPr>
    </w:lvl>
    <w:lvl w:ilvl="8" w:tplc="897281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53DD5"/>
    <w:multiLevelType w:val="hybridMultilevel"/>
    <w:tmpl w:val="E2C092BE"/>
    <w:lvl w:ilvl="0" w:tplc="FBB03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AF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E6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4B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86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27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C4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B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330C2"/>
    <w:multiLevelType w:val="hybridMultilevel"/>
    <w:tmpl w:val="A8E84946"/>
    <w:lvl w:ilvl="0" w:tplc="52D8BBBA">
      <w:start w:val="1"/>
      <w:numFmt w:val="decimal"/>
      <w:lvlText w:val="%1."/>
      <w:lvlJc w:val="left"/>
      <w:pPr>
        <w:ind w:left="720" w:hanging="360"/>
      </w:pPr>
    </w:lvl>
    <w:lvl w:ilvl="1" w:tplc="6D62D42C">
      <w:start w:val="1"/>
      <w:numFmt w:val="lowerLetter"/>
      <w:lvlText w:val="%2."/>
      <w:lvlJc w:val="left"/>
      <w:pPr>
        <w:ind w:left="1440" w:hanging="360"/>
      </w:pPr>
    </w:lvl>
    <w:lvl w:ilvl="2" w:tplc="190A17AC">
      <w:start w:val="1"/>
      <w:numFmt w:val="lowerRoman"/>
      <w:lvlText w:val="%3."/>
      <w:lvlJc w:val="right"/>
      <w:pPr>
        <w:ind w:left="2160" w:hanging="180"/>
      </w:pPr>
    </w:lvl>
    <w:lvl w:ilvl="3" w:tplc="9C0E759A">
      <w:start w:val="1"/>
      <w:numFmt w:val="decimal"/>
      <w:lvlText w:val="%4."/>
      <w:lvlJc w:val="left"/>
      <w:pPr>
        <w:ind w:left="2880" w:hanging="360"/>
      </w:pPr>
    </w:lvl>
    <w:lvl w:ilvl="4" w:tplc="F056983C">
      <w:start w:val="1"/>
      <w:numFmt w:val="lowerLetter"/>
      <w:lvlText w:val="%5."/>
      <w:lvlJc w:val="left"/>
      <w:pPr>
        <w:ind w:left="3600" w:hanging="360"/>
      </w:pPr>
    </w:lvl>
    <w:lvl w:ilvl="5" w:tplc="9EB87B3C">
      <w:start w:val="1"/>
      <w:numFmt w:val="lowerRoman"/>
      <w:lvlText w:val="%6."/>
      <w:lvlJc w:val="right"/>
      <w:pPr>
        <w:ind w:left="4320" w:hanging="180"/>
      </w:pPr>
    </w:lvl>
    <w:lvl w:ilvl="6" w:tplc="200CF08C">
      <w:start w:val="1"/>
      <w:numFmt w:val="decimal"/>
      <w:lvlText w:val="%7."/>
      <w:lvlJc w:val="left"/>
      <w:pPr>
        <w:ind w:left="5040" w:hanging="360"/>
      </w:pPr>
    </w:lvl>
    <w:lvl w:ilvl="7" w:tplc="E6829858">
      <w:start w:val="1"/>
      <w:numFmt w:val="lowerLetter"/>
      <w:lvlText w:val="%8."/>
      <w:lvlJc w:val="left"/>
      <w:pPr>
        <w:ind w:left="5760" w:hanging="360"/>
      </w:pPr>
    </w:lvl>
    <w:lvl w:ilvl="8" w:tplc="0D0E3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830A2"/>
    <w:multiLevelType w:val="hybridMultilevel"/>
    <w:tmpl w:val="E4E83DC4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9D2BA79"/>
    <w:multiLevelType w:val="hybridMultilevel"/>
    <w:tmpl w:val="95BAA8E2"/>
    <w:lvl w:ilvl="0" w:tplc="69EC1222">
      <w:start w:val="1"/>
      <w:numFmt w:val="decimal"/>
      <w:lvlText w:val="%1)"/>
      <w:lvlJc w:val="left"/>
      <w:pPr>
        <w:ind w:left="720" w:hanging="360"/>
      </w:pPr>
    </w:lvl>
    <w:lvl w:ilvl="1" w:tplc="E428833A">
      <w:start w:val="1"/>
      <w:numFmt w:val="lowerLetter"/>
      <w:lvlText w:val="%2."/>
      <w:lvlJc w:val="left"/>
      <w:pPr>
        <w:ind w:left="1440" w:hanging="360"/>
      </w:pPr>
    </w:lvl>
    <w:lvl w:ilvl="2" w:tplc="BC9E7D60">
      <w:start w:val="1"/>
      <w:numFmt w:val="lowerRoman"/>
      <w:lvlText w:val="%3."/>
      <w:lvlJc w:val="right"/>
      <w:pPr>
        <w:ind w:left="2160" w:hanging="180"/>
      </w:pPr>
    </w:lvl>
    <w:lvl w:ilvl="3" w:tplc="4D309FCC">
      <w:start w:val="1"/>
      <w:numFmt w:val="decimal"/>
      <w:lvlText w:val="%4."/>
      <w:lvlJc w:val="left"/>
      <w:pPr>
        <w:ind w:left="2880" w:hanging="360"/>
      </w:pPr>
    </w:lvl>
    <w:lvl w:ilvl="4" w:tplc="C74411EA">
      <w:start w:val="1"/>
      <w:numFmt w:val="lowerLetter"/>
      <w:lvlText w:val="%5."/>
      <w:lvlJc w:val="left"/>
      <w:pPr>
        <w:ind w:left="3600" w:hanging="360"/>
      </w:pPr>
    </w:lvl>
    <w:lvl w:ilvl="5" w:tplc="855A5C72">
      <w:start w:val="1"/>
      <w:numFmt w:val="lowerRoman"/>
      <w:lvlText w:val="%6."/>
      <w:lvlJc w:val="right"/>
      <w:pPr>
        <w:ind w:left="4320" w:hanging="180"/>
      </w:pPr>
    </w:lvl>
    <w:lvl w:ilvl="6" w:tplc="E54E9154">
      <w:start w:val="1"/>
      <w:numFmt w:val="decimal"/>
      <w:lvlText w:val="%7."/>
      <w:lvlJc w:val="left"/>
      <w:pPr>
        <w:ind w:left="5040" w:hanging="360"/>
      </w:pPr>
    </w:lvl>
    <w:lvl w:ilvl="7" w:tplc="B7EE9D5C">
      <w:start w:val="1"/>
      <w:numFmt w:val="lowerLetter"/>
      <w:lvlText w:val="%8."/>
      <w:lvlJc w:val="left"/>
      <w:pPr>
        <w:ind w:left="5760" w:hanging="360"/>
      </w:pPr>
    </w:lvl>
    <w:lvl w:ilvl="8" w:tplc="5C742B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A30A0"/>
    <w:multiLevelType w:val="hybridMultilevel"/>
    <w:tmpl w:val="D5B62EDE"/>
    <w:lvl w:ilvl="0" w:tplc="5DD2D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DE8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2C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A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2C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4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6A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0D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41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05559"/>
    <w:multiLevelType w:val="hybridMultilevel"/>
    <w:tmpl w:val="20D4B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999669">
    <w:abstractNumId w:val="0"/>
  </w:num>
  <w:num w:numId="2" w16cid:durableId="961768574">
    <w:abstractNumId w:val="6"/>
  </w:num>
  <w:num w:numId="3" w16cid:durableId="1808861301">
    <w:abstractNumId w:val="2"/>
  </w:num>
  <w:num w:numId="4" w16cid:durableId="1227572820">
    <w:abstractNumId w:val="1"/>
  </w:num>
  <w:num w:numId="5" w16cid:durableId="534737835">
    <w:abstractNumId w:val="5"/>
  </w:num>
  <w:num w:numId="6" w16cid:durableId="1167092900">
    <w:abstractNumId w:val="3"/>
  </w:num>
  <w:num w:numId="7" w16cid:durableId="1745102352">
    <w:abstractNumId w:val="4"/>
  </w:num>
  <w:num w:numId="8" w16cid:durableId="118961140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Green">
    <w15:presenceInfo w15:providerId="AD" w15:userId="S::Amy.Green@freseniusmedicalcare.com::d7d41cf9-11b7-4cf9-b4ea-dd671f4e8b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F88349"/>
    <w:rsid w:val="000256FD"/>
    <w:rsid w:val="0003043A"/>
    <w:rsid w:val="00044883"/>
    <w:rsid w:val="00130232"/>
    <w:rsid w:val="00132CF2"/>
    <w:rsid w:val="001439FF"/>
    <w:rsid w:val="001803F2"/>
    <w:rsid w:val="001845E7"/>
    <w:rsid w:val="001B3024"/>
    <w:rsid w:val="001B52D8"/>
    <w:rsid w:val="001F287E"/>
    <w:rsid w:val="00240016"/>
    <w:rsid w:val="00250E4C"/>
    <w:rsid w:val="00257ED3"/>
    <w:rsid w:val="0027472E"/>
    <w:rsid w:val="002A485A"/>
    <w:rsid w:val="002B2E60"/>
    <w:rsid w:val="002B5674"/>
    <w:rsid w:val="002D117D"/>
    <w:rsid w:val="00305FC8"/>
    <w:rsid w:val="00323840"/>
    <w:rsid w:val="00366D84"/>
    <w:rsid w:val="0036751A"/>
    <w:rsid w:val="003757B2"/>
    <w:rsid w:val="00383B65"/>
    <w:rsid w:val="003923AB"/>
    <w:rsid w:val="003A4DA0"/>
    <w:rsid w:val="003B18FB"/>
    <w:rsid w:val="003E3CE3"/>
    <w:rsid w:val="003F729A"/>
    <w:rsid w:val="00452451"/>
    <w:rsid w:val="00491CB5"/>
    <w:rsid w:val="00494816"/>
    <w:rsid w:val="004A0B41"/>
    <w:rsid w:val="004A72A7"/>
    <w:rsid w:val="004B1DA5"/>
    <w:rsid w:val="004D3824"/>
    <w:rsid w:val="004E4F5D"/>
    <w:rsid w:val="005223E3"/>
    <w:rsid w:val="0052732E"/>
    <w:rsid w:val="00545C79"/>
    <w:rsid w:val="00564F6E"/>
    <w:rsid w:val="00592A0D"/>
    <w:rsid w:val="005D3DDD"/>
    <w:rsid w:val="005E4B5A"/>
    <w:rsid w:val="005E5E95"/>
    <w:rsid w:val="00615012"/>
    <w:rsid w:val="00615745"/>
    <w:rsid w:val="006356BD"/>
    <w:rsid w:val="00635A56"/>
    <w:rsid w:val="00635BA0"/>
    <w:rsid w:val="00650398"/>
    <w:rsid w:val="0066166F"/>
    <w:rsid w:val="006671FB"/>
    <w:rsid w:val="00674ED4"/>
    <w:rsid w:val="00682288"/>
    <w:rsid w:val="00694DBF"/>
    <w:rsid w:val="006D305E"/>
    <w:rsid w:val="006D70AE"/>
    <w:rsid w:val="006E359D"/>
    <w:rsid w:val="00726ACD"/>
    <w:rsid w:val="007C3104"/>
    <w:rsid w:val="008021CB"/>
    <w:rsid w:val="00805A09"/>
    <w:rsid w:val="0083527B"/>
    <w:rsid w:val="00843F59"/>
    <w:rsid w:val="00852664"/>
    <w:rsid w:val="00865BE2"/>
    <w:rsid w:val="00886FD7"/>
    <w:rsid w:val="008B28FD"/>
    <w:rsid w:val="008C1DCD"/>
    <w:rsid w:val="008C44B4"/>
    <w:rsid w:val="008F3173"/>
    <w:rsid w:val="009C1650"/>
    <w:rsid w:val="00A012AC"/>
    <w:rsid w:val="00A110CA"/>
    <w:rsid w:val="00A31A93"/>
    <w:rsid w:val="00A41BCF"/>
    <w:rsid w:val="00A93EB7"/>
    <w:rsid w:val="00AA696C"/>
    <w:rsid w:val="00AA6C1C"/>
    <w:rsid w:val="00AD5104"/>
    <w:rsid w:val="00AF355D"/>
    <w:rsid w:val="00B315CA"/>
    <w:rsid w:val="00BC4763"/>
    <w:rsid w:val="00BC568D"/>
    <w:rsid w:val="00C20BBA"/>
    <w:rsid w:val="00C574DA"/>
    <w:rsid w:val="00CA3A67"/>
    <w:rsid w:val="00CA630D"/>
    <w:rsid w:val="00CB4895"/>
    <w:rsid w:val="00CB708C"/>
    <w:rsid w:val="00CE0725"/>
    <w:rsid w:val="00CF7FCC"/>
    <w:rsid w:val="00D81D1B"/>
    <w:rsid w:val="00DA70B7"/>
    <w:rsid w:val="00DB4F72"/>
    <w:rsid w:val="00DC182F"/>
    <w:rsid w:val="00DF0BB8"/>
    <w:rsid w:val="00DF1F0A"/>
    <w:rsid w:val="00DF7DA0"/>
    <w:rsid w:val="00E024CD"/>
    <w:rsid w:val="00E04384"/>
    <w:rsid w:val="00E053A9"/>
    <w:rsid w:val="00E43EF0"/>
    <w:rsid w:val="00E4507B"/>
    <w:rsid w:val="00E52234"/>
    <w:rsid w:val="00E55FC8"/>
    <w:rsid w:val="00E6664A"/>
    <w:rsid w:val="00E810B1"/>
    <w:rsid w:val="00E95045"/>
    <w:rsid w:val="00EB29E9"/>
    <w:rsid w:val="00EC55BE"/>
    <w:rsid w:val="00EF5BB9"/>
    <w:rsid w:val="00F31BBA"/>
    <w:rsid w:val="00F32B0D"/>
    <w:rsid w:val="00F7212A"/>
    <w:rsid w:val="00F74D09"/>
    <w:rsid w:val="00F8F890"/>
    <w:rsid w:val="00FF0F97"/>
    <w:rsid w:val="01A7633D"/>
    <w:rsid w:val="01C2956D"/>
    <w:rsid w:val="029AC4B7"/>
    <w:rsid w:val="02E0D630"/>
    <w:rsid w:val="02EAB9F6"/>
    <w:rsid w:val="030C23AA"/>
    <w:rsid w:val="03243E02"/>
    <w:rsid w:val="0361CE75"/>
    <w:rsid w:val="036CF5E2"/>
    <w:rsid w:val="04924C74"/>
    <w:rsid w:val="04C95A38"/>
    <w:rsid w:val="04F05D80"/>
    <w:rsid w:val="05615EB3"/>
    <w:rsid w:val="059C245A"/>
    <w:rsid w:val="064F779D"/>
    <w:rsid w:val="0695BDFA"/>
    <w:rsid w:val="06A06BB0"/>
    <w:rsid w:val="073DA73B"/>
    <w:rsid w:val="0770E513"/>
    <w:rsid w:val="07FA5FB5"/>
    <w:rsid w:val="08A0DE3E"/>
    <w:rsid w:val="09446A11"/>
    <w:rsid w:val="09625BC7"/>
    <w:rsid w:val="0994C93E"/>
    <w:rsid w:val="0A392DDF"/>
    <w:rsid w:val="0A8F142A"/>
    <w:rsid w:val="0ACC110D"/>
    <w:rsid w:val="0CBB95D9"/>
    <w:rsid w:val="0D4A0D6A"/>
    <w:rsid w:val="0D950756"/>
    <w:rsid w:val="0DE90F60"/>
    <w:rsid w:val="0DF5B14E"/>
    <w:rsid w:val="0F6D3CDA"/>
    <w:rsid w:val="0FDA61A7"/>
    <w:rsid w:val="102C70DA"/>
    <w:rsid w:val="10E8D53E"/>
    <w:rsid w:val="12401A45"/>
    <w:rsid w:val="128AFD62"/>
    <w:rsid w:val="147FBE18"/>
    <w:rsid w:val="151F72A8"/>
    <w:rsid w:val="15350B9D"/>
    <w:rsid w:val="15D638C5"/>
    <w:rsid w:val="15FF3341"/>
    <w:rsid w:val="16A9EA9C"/>
    <w:rsid w:val="16C4FF43"/>
    <w:rsid w:val="17838419"/>
    <w:rsid w:val="17C68B9D"/>
    <w:rsid w:val="17DEFB01"/>
    <w:rsid w:val="18119EB6"/>
    <w:rsid w:val="182DBB37"/>
    <w:rsid w:val="192EC27D"/>
    <w:rsid w:val="19D36F09"/>
    <w:rsid w:val="19DBCC6F"/>
    <w:rsid w:val="1A4C9E42"/>
    <w:rsid w:val="1A4ED93F"/>
    <w:rsid w:val="1A5D57A7"/>
    <w:rsid w:val="1A89B8CC"/>
    <w:rsid w:val="1A92F5E6"/>
    <w:rsid w:val="1AFD6154"/>
    <w:rsid w:val="1B4C6EC4"/>
    <w:rsid w:val="1C703042"/>
    <w:rsid w:val="1CE487AB"/>
    <w:rsid w:val="1D118AC1"/>
    <w:rsid w:val="1DAC7837"/>
    <w:rsid w:val="1FB86E84"/>
    <w:rsid w:val="2134E4B3"/>
    <w:rsid w:val="215FAB53"/>
    <w:rsid w:val="218FA394"/>
    <w:rsid w:val="2192A07B"/>
    <w:rsid w:val="21DCD020"/>
    <w:rsid w:val="2239113B"/>
    <w:rsid w:val="22473D10"/>
    <w:rsid w:val="22943692"/>
    <w:rsid w:val="22B104DD"/>
    <w:rsid w:val="22B2B31E"/>
    <w:rsid w:val="22B6FCDC"/>
    <w:rsid w:val="22BF5D07"/>
    <w:rsid w:val="22E3C8F8"/>
    <w:rsid w:val="230D6137"/>
    <w:rsid w:val="23EB2696"/>
    <w:rsid w:val="25152715"/>
    <w:rsid w:val="256FCBD7"/>
    <w:rsid w:val="25AE2AC0"/>
    <w:rsid w:val="27A8C3B8"/>
    <w:rsid w:val="286B76F4"/>
    <w:rsid w:val="28781CCE"/>
    <w:rsid w:val="29143266"/>
    <w:rsid w:val="299ED289"/>
    <w:rsid w:val="2AB301B7"/>
    <w:rsid w:val="2ABBF603"/>
    <w:rsid w:val="2BD2C59E"/>
    <w:rsid w:val="2BF4F89C"/>
    <w:rsid w:val="2C1A63BE"/>
    <w:rsid w:val="2C60A3D3"/>
    <w:rsid w:val="2CBFB589"/>
    <w:rsid w:val="2CEE7DA1"/>
    <w:rsid w:val="2D309FC5"/>
    <w:rsid w:val="2D87AB76"/>
    <w:rsid w:val="2DE8C4E9"/>
    <w:rsid w:val="2E4351E7"/>
    <w:rsid w:val="2E44B479"/>
    <w:rsid w:val="2ED14259"/>
    <w:rsid w:val="2F10E7DB"/>
    <w:rsid w:val="2F1A7C46"/>
    <w:rsid w:val="2FC7A48F"/>
    <w:rsid w:val="30175B84"/>
    <w:rsid w:val="31846A03"/>
    <w:rsid w:val="31CA893F"/>
    <w:rsid w:val="31E27F2F"/>
    <w:rsid w:val="321AC699"/>
    <w:rsid w:val="3221E2F1"/>
    <w:rsid w:val="3258C1F7"/>
    <w:rsid w:val="334C0E29"/>
    <w:rsid w:val="33606318"/>
    <w:rsid w:val="34419373"/>
    <w:rsid w:val="344DAFA1"/>
    <w:rsid w:val="34670BEF"/>
    <w:rsid w:val="34F8EAD8"/>
    <w:rsid w:val="36A463DA"/>
    <w:rsid w:val="371803E2"/>
    <w:rsid w:val="372A6FE8"/>
    <w:rsid w:val="375DD634"/>
    <w:rsid w:val="38F08CF3"/>
    <w:rsid w:val="3913372D"/>
    <w:rsid w:val="3954C2A6"/>
    <w:rsid w:val="3A2763A5"/>
    <w:rsid w:val="3A380664"/>
    <w:rsid w:val="3A4109F4"/>
    <w:rsid w:val="3ADECF78"/>
    <w:rsid w:val="3B4E90AC"/>
    <w:rsid w:val="3B715DCD"/>
    <w:rsid w:val="3C36F421"/>
    <w:rsid w:val="3C8D89AF"/>
    <w:rsid w:val="3C94E5A3"/>
    <w:rsid w:val="3CBBABA3"/>
    <w:rsid w:val="3CBE8D16"/>
    <w:rsid w:val="3CED9DF7"/>
    <w:rsid w:val="3CF3CEA2"/>
    <w:rsid w:val="3DBF3D2A"/>
    <w:rsid w:val="3DC20CF7"/>
    <w:rsid w:val="3E1033FD"/>
    <w:rsid w:val="3E1C3F8C"/>
    <w:rsid w:val="3EC40B74"/>
    <w:rsid w:val="3EED6648"/>
    <w:rsid w:val="3F1419C7"/>
    <w:rsid w:val="40601EC8"/>
    <w:rsid w:val="40EEF6B1"/>
    <w:rsid w:val="413E5C00"/>
    <w:rsid w:val="41EDB99C"/>
    <w:rsid w:val="427FAD2B"/>
    <w:rsid w:val="42934A93"/>
    <w:rsid w:val="429A646D"/>
    <w:rsid w:val="431D731F"/>
    <w:rsid w:val="43FE817D"/>
    <w:rsid w:val="440F2F71"/>
    <w:rsid w:val="44149137"/>
    <w:rsid w:val="448D6533"/>
    <w:rsid w:val="44CB3462"/>
    <w:rsid w:val="45602247"/>
    <w:rsid w:val="46550D59"/>
    <w:rsid w:val="47038A2C"/>
    <w:rsid w:val="47D75D9D"/>
    <w:rsid w:val="48895A01"/>
    <w:rsid w:val="4A54B6BC"/>
    <w:rsid w:val="4A610163"/>
    <w:rsid w:val="4A62D557"/>
    <w:rsid w:val="4A630B8E"/>
    <w:rsid w:val="4A6523BF"/>
    <w:rsid w:val="4A711365"/>
    <w:rsid w:val="4B430C70"/>
    <w:rsid w:val="4B73C975"/>
    <w:rsid w:val="4BB65784"/>
    <w:rsid w:val="4BB658CA"/>
    <w:rsid w:val="4BBA8E7E"/>
    <w:rsid w:val="4CBECD9B"/>
    <w:rsid w:val="4CC40A46"/>
    <w:rsid w:val="4CCD0902"/>
    <w:rsid w:val="4D9402F9"/>
    <w:rsid w:val="4DFAAC55"/>
    <w:rsid w:val="4DFAFAE5"/>
    <w:rsid w:val="4E693242"/>
    <w:rsid w:val="4E8C7BF5"/>
    <w:rsid w:val="4E92E05C"/>
    <w:rsid w:val="4EF1C835"/>
    <w:rsid w:val="4F2CFBC6"/>
    <w:rsid w:val="50895209"/>
    <w:rsid w:val="50D67F7E"/>
    <w:rsid w:val="514C2432"/>
    <w:rsid w:val="514FE5BA"/>
    <w:rsid w:val="5348588E"/>
    <w:rsid w:val="54D828BC"/>
    <w:rsid w:val="54DB648D"/>
    <w:rsid w:val="5574396D"/>
    <w:rsid w:val="5594BAA7"/>
    <w:rsid w:val="562D9C66"/>
    <w:rsid w:val="56F88349"/>
    <w:rsid w:val="57817257"/>
    <w:rsid w:val="587149B7"/>
    <w:rsid w:val="5871BD52"/>
    <w:rsid w:val="5879090F"/>
    <w:rsid w:val="587B44FC"/>
    <w:rsid w:val="58B178AC"/>
    <w:rsid w:val="5902EA80"/>
    <w:rsid w:val="594A66C6"/>
    <w:rsid w:val="59569A59"/>
    <w:rsid w:val="59B9DBE7"/>
    <w:rsid w:val="59C6450A"/>
    <w:rsid w:val="5A02A1D2"/>
    <w:rsid w:val="5A2AEBDA"/>
    <w:rsid w:val="5BD01ED1"/>
    <w:rsid w:val="5C1AB838"/>
    <w:rsid w:val="5C2DFD0A"/>
    <w:rsid w:val="5C38C88B"/>
    <w:rsid w:val="5C47C6D8"/>
    <w:rsid w:val="5C848E40"/>
    <w:rsid w:val="5CEC60F3"/>
    <w:rsid w:val="5D376BA9"/>
    <w:rsid w:val="5EBF74F3"/>
    <w:rsid w:val="5ED2C4C2"/>
    <w:rsid w:val="5F1ECE07"/>
    <w:rsid w:val="5F54FDA6"/>
    <w:rsid w:val="5FEBABD0"/>
    <w:rsid w:val="60339447"/>
    <w:rsid w:val="60CEE198"/>
    <w:rsid w:val="60F4BECF"/>
    <w:rsid w:val="61356F53"/>
    <w:rsid w:val="61CC9D32"/>
    <w:rsid w:val="62112782"/>
    <w:rsid w:val="6226A8B2"/>
    <w:rsid w:val="628D9745"/>
    <w:rsid w:val="632C8D34"/>
    <w:rsid w:val="63A40D5D"/>
    <w:rsid w:val="63B6D00B"/>
    <w:rsid w:val="63DAA384"/>
    <w:rsid w:val="64B87381"/>
    <w:rsid w:val="65429E58"/>
    <w:rsid w:val="65A67267"/>
    <w:rsid w:val="65BDFACA"/>
    <w:rsid w:val="662ED228"/>
    <w:rsid w:val="66576C17"/>
    <w:rsid w:val="6742DE8C"/>
    <w:rsid w:val="679F4749"/>
    <w:rsid w:val="67A1CF37"/>
    <w:rsid w:val="67A8E139"/>
    <w:rsid w:val="67FECB42"/>
    <w:rsid w:val="688AA4AB"/>
    <w:rsid w:val="688C5DB4"/>
    <w:rsid w:val="6AC69DAA"/>
    <w:rsid w:val="6B6BAF2E"/>
    <w:rsid w:val="6B6F6493"/>
    <w:rsid w:val="6B83F278"/>
    <w:rsid w:val="6BEDED86"/>
    <w:rsid w:val="6D0875B8"/>
    <w:rsid w:val="6D28D66E"/>
    <w:rsid w:val="6D90AE1B"/>
    <w:rsid w:val="6D986B99"/>
    <w:rsid w:val="6DA1679E"/>
    <w:rsid w:val="6DDDF5E5"/>
    <w:rsid w:val="6E39E3AD"/>
    <w:rsid w:val="6ED0AD90"/>
    <w:rsid w:val="700D3C5B"/>
    <w:rsid w:val="70B4738B"/>
    <w:rsid w:val="70CE7DE9"/>
    <w:rsid w:val="70DF9159"/>
    <w:rsid w:val="721079B2"/>
    <w:rsid w:val="721490DB"/>
    <w:rsid w:val="727F4803"/>
    <w:rsid w:val="74383E27"/>
    <w:rsid w:val="745BB6C6"/>
    <w:rsid w:val="74F78B36"/>
    <w:rsid w:val="756B0D90"/>
    <w:rsid w:val="757F442A"/>
    <w:rsid w:val="7598844F"/>
    <w:rsid w:val="75C08825"/>
    <w:rsid w:val="76E090B7"/>
    <w:rsid w:val="772B38D8"/>
    <w:rsid w:val="77F59318"/>
    <w:rsid w:val="78AA953B"/>
    <w:rsid w:val="79D8A391"/>
    <w:rsid w:val="79F48AB3"/>
    <w:rsid w:val="7AA98D75"/>
    <w:rsid w:val="7B2640F1"/>
    <w:rsid w:val="7BAA625E"/>
    <w:rsid w:val="7BD07444"/>
    <w:rsid w:val="7BD22CC9"/>
    <w:rsid w:val="7C4E6C71"/>
    <w:rsid w:val="7C5F2E58"/>
    <w:rsid w:val="7C8546DD"/>
    <w:rsid w:val="7D52BF3C"/>
    <w:rsid w:val="7D6BB888"/>
    <w:rsid w:val="7DEA6F8D"/>
    <w:rsid w:val="7E01A5B3"/>
    <w:rsid w:val="7E8F207D"/>
    <w:rsid w:val="7F09B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1CBD"/>
  <w15:chartTrackingRefBased/>
  <w15:docId w15:val="{E0A85CF0-8D2A-4536-AAAA-AB121CF8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594BA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594BAA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F2"/>
  </w:style>
  <w:style w:type="paragraph" w:styleId="Footer">
    <w:name w:val="footer"/>
    <w:basedOn w:val="Normal"/>
    <w:link w:val="FooterChar"/>
    <w:uiPriority w:val="99"/>
    <w:unhideWhenUsed/>
    <w:rsid w:val="0018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F2"/>
  </w:style>
  <w:style w:type="character" w:styleId="UnresolvedMention">
    <w:name w:val="Unresolved Mention"/>
    <w:basedOn w:val="DefaultParagraphFont"/>
    <w:uiPriority w:val="99"/>
    <w:semiHidden/>
    <w:unhideWhenUsed/>
    <w:rsid w:val="00694DB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574DA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574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4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7DA0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DF1F0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16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9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7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DO@freseniusmedicalcare.com" TargetMode="External"/><Relationship Id="rId18" Type="http://schemas.openxmlformats.org/officeDocument/2006/relationships/hyperlink" Target="mailto:spoorthy.hr1@freseniusmedicalcare.com" TargetMode="External"/><Relationship Id="rId26" Type="http://schemas.openxmlformats.org/officeDocument/2006/relationships/hyperlink" Target="mailto:CDO@freseniusmedicalcare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yperlink" Target="https://bluespace.fmeone.com/download/attachments/197232667/TRNG-TMX-00001489_Rev_B%20%283%29.pdf?version=1&amp;modificationDate=1727422979957&amp;api=v2" TargetMode="External"/><Relationship Id="rId17" Type="http://schemas.openxmlformats.org/officeDocument/2006/relationships/hyperlink" Target="https://qservice.intra.fmeone.com/servicedesk/customer/portals" TargetMode="External"/><Relationship Id="rId25" Type="http://schemas.openxmlformats.org/officeDocument/2006/relationships/hyperlink" Target="https://qservice.intra.fmeone.com/servicedesk/customer/user/login?destination=porta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m.wc.gpdm-euc1.fmcglobal.net/Windchill/app/" TargetMode="External"/><Relationship Id="rId20" Type="http://schemas.openxmlformats.org/officeDocument/2006/relationships/image" Target="media/image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luespace.fmeone.com/pages/releaseview.action?pageId=197232667&amp;preview=/197232667/245370015/QDOK%20Access%20Levels%20(2).pdf" TargetMode="External"/><Relationship Id="rId24" Type="http://schemas.openxmlformats.org/officeDocument/2006/relationships/hyperlink" Target="mailto:CDO@freseniusmedicalcare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qservice.intra.fmeone.com/servicedesk/customer/portals" TargetMode="External"/><Relationship Id="rId23" Type="http://schemas.openxmlformats.org/officeDocument/2006/relationships/hyperlink" Target="https://bluespace.fmeone.com/pages/releaseview.action?pageId=197232667" TargetMode="Externa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m.wc.gpdm-euc1.fmcglobal.net/Windchill/app/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Relationship Id="rId30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7A8AB88E-23D9-4F60-971B-0AA85304C449}">
    <t:Anchor>
      <t:Comment id="860503298"/>
    </t:Anchor>
    <t:History>
      <t:Event id="{85C1B033-44C3-497A-97DA-1A41E02E57C9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Create/>
      </t:Event>
      <t:Event id="{629E9D1D-6BD7-4B8D-B75C-3E5A74312001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Assign userId="S::nikhil.bhiste@freseniusmedicalcare.com::22b22bf7-3540-4731-bb9e-60b2b878ee64" userProvider="AD" userName="Nikhil Bhiste"/>
      </t:Event>
      <t:Event id="{79A35EBC-3B7F-4F6C-BB42-02B666FD3A61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SetTitle title="@Nikhil Bhiste How will the user get the UACF form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07D9C5-5096-4CD5-B51D-2DFEEB767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612AA1-31A4-4954-B07C-89158F0090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DB447-9EC3-4E47-B363-1EDFDCD874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5923B0-6089-4299-9761-4C84A435C1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Bhiste</dc:creator>
  <cp:keywords/>
  <dc:description/>
  <cp:lastModifiedBy>Amy Green</cp:lastModifiedBy>
  <cp:revision>9</cp:revision>
  <dcterms:created xsi:type="dcterms:W3CDTF">2026-01-13T15:31:00Z</dcterms:created>
  <dcterms:modified xsi:type="dcterms:W3CDTF">2026-01-13T15:36:00Z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docLang">
    <vt:lpwstr>en</vt:lpwstr>
  </property>
</Properties>
</file>